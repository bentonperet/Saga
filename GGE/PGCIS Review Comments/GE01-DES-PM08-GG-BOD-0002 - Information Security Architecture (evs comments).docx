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24EC3" w14:textId="39557680" w:rsidR="004C00A6" w:rsidRPr="00224045" w:rsidRDefault="008A4976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  <w:ins w:id="0" w:author="Ramiz Mammadov" w:date="2025-10-08T22:42:00Z">
        <w:r w:rsidRPr="00224045">
          <w:rPr>
            <w:rFonts w:ascii="Tahoma" w:hAnsi="Tahoma" w:cs="Tahoma"/>
            <w:noProof/>
          </w:rPr>
          <mc:AlternateContent>
            <mc:Choice Requires="wps">
              <w:drawing>
                <wp:anchor distT="0" distB="0" distL="0" distR="0" simplePos="0" relativeHeight="251661312" behindDoc="0" locked="0" layoutInCell="1" allowOverlap="1" wp14:anchorId="1EAFEF08" wp14:editId="2328F876">
                  <wp:simplePos x="0" y="0"/>
                  <wp:positionH relativeFrom="page">
                    <wp:posOffset>6903720</wp:posOffset>
                  </wp:positionH>
                  <wp:positionV relativeFrom="page">
                    <wp:posOffset>19050</wp:posOffset>
                  </wp:positionV>
                  <wp:extent cx="443865" cy="443865"/>
                  <wp:effectExtent l="0" t="0" r="0" b="17145"/>
                  <wp:wrapNone/>
                  <wp:docPr id="7" name="Text Box 7" descr="Internal Use">
                    <a:extLst xmlns:a="http://schemas.openxmlformats.org/drawingml/2006/main">
                      <a:ext uri="{5AE41FA2-C0FF-4470-9BD4-5FADCA87CBE2}">
                        <aclsh:classification xmlns:aclsh="http://schemas.microsoft.com/office/drawing/2020/classificationShape" classificationOutcomeType="hdr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443865" cy="443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F7A3D8" w14:textId="77777777" w:rsidR="008A4976" w:rsidRPr="0017418C" w:rsidRDefault="008A4976" w:rsidP="008A4976">
                              <w:pPr>
                                <w:rPr>
                                  <w:rFonts w:ascii="Canaro Light" w:eastAsia="Canaro Light" w:hAnsi="Canaro Light" w:cs="Canaro Light"/>
                                  <w:b/>
                                  <w:bCs/>
                                  <w:noProof/>
                                  <w:color w:val="002060"/>
                                  <w:sz w:val="20"/>
                                  <w:szCs w:val="20"/>
                                </w:rPr>
                              </w:pPr>
                              <w:r w:rsidRPr="0017418C">
                                <w:rPr>
                                  <w:rFonts w:ascii="Canaro Light" w:eastAsia="Canaro Light" w:hAnsi="Canaro Light" w:cs="Canaro Light"/>
                                  <w:b/>
                                  <w:bCs/>
                                  <w:noProof/>
                                  <w:color w:val="002060"/>
                                  <w:sz w:val="20"/>
                                  <w:szCs w:val="20"/>
                                </w:rPr>
                                <w:t>CONFIDENTIAL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1EAFEF08"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26" type="#_x0000_t202" alt="Internal Use" style="position:absolute;left:0;text-align:left;margin-left:543.6pt;margin-top:1.5pt;width:34.95pt;height:34.95pt;z-index:25166131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J4b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" filled="f" stroked="f">
                  <v:textbox style="mso-fit-shape-to-text:t" inset="0,15pt,20pt,0">
                    <w:txbxContent>
                      <w:p w14:paraId="6AF7A3D8" w14:textId="77777777" w:rsidR="008A4976" w:rsidRPr="0017418C" w:rsidRDefault="008A4976" w:rsidP="008A4976">
                        <w:pPr>
                          <w:rPr>
                            <w:rFonts w:ascii="Canaro Light" w:eastAsia="Canaro Light" w:hAnsi="Canaro Light" w:cs="Canaro Light"/>
                            <w:b/>
                            <w:bCs/>
                            <w:noProof/>
                            <w:color w:val="002060"/>
                            <w:sz w:val="20"/>
                            <w:szCs w:val="20"/>
                          </w:rPr>
                        </w:pPr>
                        <w:r w:rsidRPr="0017418C">
                          <w:rPr>
                            <w:rFonts w:ascii="Canaro Light" w:eastAsia="Canaro Light" w:hAnsi="Canaro Light" w:cs="Canaro Light"/>
                            <w:b/>
                            <w:bCs/>
                            <w:noProof/>
                            <w:color w:val="002060"/>
                            <w:sz w:val="20"/>
                            <w:szCs w:val="20"/>
                          </w:rPr>
                          <w:t>CONFIDENTIAL</w:t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ins>
      <w:r w:rsidRPr="00224045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hidden="0" allowOverlap="1" wp14:anchorId="081D5003" wp14:editId="604E5B3F">
                <wp:simplePos x="0" y="0"/>
                <wp:positionH relativeFrom="page">
                  <wp:posOffset>15240</wp:posOffset>
                </wp:positionH>
                <wp:positionV relativeFrom="paragraph">
                  <wp:posOffset>-1216660</wp:posOffset>
                </wp:positionV>
                <wp:extent cx="7757160" cy="10703238"/>
                <wp:effectExtent l="0" t="19050" r="34290" b="41275"/>
                <wp:wrapNone/>
                <wp:docPr id="1480976842" name="Freeform: Shape 14809768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7160" cy="1070323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7449" h="10690538" extrusionOk="0">
                              <a:moveTo>
                                <a:pt x="3540133" y="10690538"/>
                              </a:moveTo>
                              <a:lnTo>
                                <a:pt x="7541569" y="6365147"/>
                              </a:lnTo>
                              <a:lnTo>
                                <a:pt x="7567449" y="0"/>
                              </a:lnTo>
                              <a:lnTo>
                                <a:pt x="0" y="15765"/>
                              </a:lnTo>
                              <a:lnTo>
                                <a:pt x="0" y="5707118"/>
                              </a:lnTo>
                              <a:lnTo>
                                <a:pt x="0" y="10673285"/>
                              </a:lnTo>
                              <a:lnTo>
                                <a:pt x="3540133" y="1069053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95E5A2" id="Freeform: Shape 1480976842" o:spid="_x0000_s1026" style="position:absolute;margin-left:1.2pt;margin-top:-95.8pt;width:610.8pt;height:842.75pt;z-index:-25165721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coordsize="7567449,10690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" path="m3540133,10690538l7541569,6365147,7567449,,,15765,,5707118r,4966167l3540133,10690538xe" fillcolor="#a5a5a5 [3206]" strokecolor="#31538f" strokeweight="1pt">
                <v:stroke startarrowwidth="narrow" startarrowlength="short" endarrowwidth="narrow" endarrowlength="short" joinstyle="miter"/>
                <v:path arrowok="t" o:extrusionok="f"/>
                <w10:wrap anchorx="page"/>
              </v:shape>
            </w:pict>
          </mc:Fallback>
        </mc:AlternateContent>
      </w:r>
    </w:p>
    <w:p w14:paraId="0A9448D7" w14:textId="77777777" w:rsidR="004C00A6" w:rsidRPr="00224045" w:rsidRDefault="004C00A6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4528FDDC" w14:textId="6C268DDB" w:rsidR="00AB3CBC" w:rsidRPr="00224045" w:rsidRDefault="00AB3CBC" w:rsidP="00AB3CBC">
      <w:pPr>
        <w:pStyle w:val="Title"/>
        <w:spacing w:after="180"/>
        <w:jc w:val="both"/>
      </w:pPr>
      <w:r w:rsidRPr="00224045">
        <w:t xml:space="preserve">Data </w:t>
      </w:r>
      <w:proofErr w:type="spellStart"/>
      <w:r w:rsidRPr="00224045">
        <w:t>Center</w:t>
      </w:r>
      <w:proofErr w:type="spellEnd"/>
      <w:r w:rsidRPr="00224045">
        <w:t xml:space="preserve"> “</w:t>
      </w:r>
      <w:proofErr w:type="spellStart"/>
      <w:r w:rsidRPr="00224045">
        <w:t>Biliki</w:t>
      </w:r>
      <w:proofErr w:type="spellEnd"/>
      <w:r w:rsidRPr="00224045">
        <w:t>” and Hydro Power Plant “</w:t>
      </w:r>
      <w:proofErr w:type="spellStart"/>
      <w:r w:rsidRPr="00224045">
        <w:t>Mtkvari</w:t>
      </w:r>
      <w:proofErr w:type="spellEnd"/>
      <w:r w:rsidRPr="00224045">
        <w:t>” Project</w:t>
      </w:r>
    </w:p>
    <w:p w14:paraId="1E28A3D3" w14:textId="0025A5EC" w:rsidR="00AB3CBC" w:rsidRPr="00224045" w:rsidRDefault="00AB3CBC" w:rsidP="00AB3CBC">
      <w:pPr>
        <w:pBdr>
          <w:top w:val="nil"/>
          <w:left w:val="nil"/>
          <w:bottom w:val="nil"/>
          <w:right w:val="nil"/>
          <w:between w:val="nil"/>
        </w:pBdr>
        <w:spacing w:after="180"/>
        <w:rPr>
          <w:rFonts w:ascii="Tahoma" w:hAnsi="Tahoma" w:cs="Tahoma"/>
          <w:b/>
          <w:color w:val="000000"/>
          <w:sz w:val="36"/>
          <w:szCs w:val="36"/>
        </w:rPr>
      </w:pPr>
    </w:p>
    <w:p w14:paraId="6945F19C" w14:textId="57CAF58F" w:rsidR="00212FBD" w:rsidRDefault="00AB3CBC" w:rsidP="00212FBD">
      <w:pPr>
        <w:pBdr>
          <w:top w:val="nil"/>
          <w:left w:val="nil"/>
          <w:bottom w:val="nil"/>
          <w:right w:val="nil"/>
          <w:between w:val="nil"/>
        </w:pBdr>
        <w:spacing w:after="180"/>
        <w:rPr>
          <w:rFonts w:ascii="Tahoma" w:hAnsi="Tahoma" w:cs="Tahoma"/>
          <w:b/>
          <w:color w:val="000000"/>
          <w:sz w:val="36"/>
          <w:szCs w:val="36"/>
        </w:rPr>
      </w:pPr>
      <w:bookmarkStart w:id="1" w:name="_Hlk213671694"/>
      <w:r w:rsidRPr="00224045">
        <w:rPr>
          <w:rFonts w:ascii="Tahoma" w:hAnsi="Tahoma" w:cs="Tahoma"/>
          <w:b/>
          <w:color w:val="000000"/>
          <w:sz w:val="36"/>
          <w:szCs w:val="36"/>
        </w:rPr>
        <w:t>Information Security Architecture</w:t>
      </w:r>
      <w:bookmarkStart w:id="2" w:name="_Toc213663621"/>
      <w:bookmarkStart w:id="3" w:name="_Toc213672488"/>
      <w:bookmarkStart w:id="4" w:name="_Toc213673661"/>
      <w:bookmarkEnd w:id="1"/>
    </w:p>
    <w:p w14:paraId="17CD4CB2" w14:textId="64C43FA8" w:rsidR="00AB3CBC" w:rsidRPr="00212FBD" w:rsidRDefault="00AB3CBC" w:rsidP="00212FBD">
      <w:pPr>
        <w:pBdr>
          <w:top w:val="nil"/>
          <w:left w:val="nil"/>
          <w:bottom w:val="nil"/>
          <w:right w:val="nil"/>
          <w:between w:val="nil"/>
        </w:pBdr>
        <w:spacing w:after="180"/>
        <w:rPr>
          <w:rFonts w:ascii="Tahoma" w:hAnsi="Tahoma" w:cs="Tahoma"/>
          <w:b/>
          <w:color w:val="000000"/>
          <w:sz w:val="36"/>
          <w:szCs w:val="36"/>
        </w:rPr>
      </w:pPr>
      <w:r w:rsidRPr="00224045">
        <w:rPr>
          <w:rFonts w:ascii="Tahoma" w:eastAsia="Times New Roman" w:hAnsi="Tahoma" w:cs="Tahoma"/>
        </w:rPr>
        <w:t>(based on ISO/IEC 27001/27002</w:t>
      </w:r>
      <w:r w:rsidR="00212FBD">
        <w:rPr>
          <w:rFonts w:ascii="Tahoma" w:eastAsia="Times New Roman" w:hAnsi="Tahoma" w:cs="Tahoma"/>
        </w:rPr>
        <w:t>:2022</w:t>
      </w:r>
      <w:r w:rsidRPr="00224045">
        <w:rPr>
          <w:rFonts w:ascii="Tahoma" w:eastAsia="Times New Roman" w:hAnsi="Tahoma" w:cs="Tahoma"/>
        </w:rPr>
        <w:t>)</w:t>
      </w:r>
      <w:bookmarkEnd w:id="2"/>
      <w:bookmarkEnd w:id="3"/>
      <w:bookmarkEnd w:id="4"/>
    </w:p>
    <w:p w14:paraId="713BA246" w14:textId="44AE7F81" w:rsidR="00AB3CBC" w:rsidRPr="00224045" w:rsidRDefault="00AB3CBC" w:rsidP="00AB3CBC">
      <w:pPr>
        <w:pBdr>
          <w:top w:val="nil"/>
          <w:left w:val="nil"/>
          <w:bottom w:val="nil"/>
          <w:right w:val="nil"/>
          <w:between w:val="nil"/>
        </w:pBdr>
        <w:spacing w:after="180"/>
        <w:rPr>
          <w:rFonts w:ascii="Tahoma" w:hAnsi="Tahoma" w:cs="Tahoma"/>
          <w:b/>
          <w:color w:val="000000"/>
          <w:sz w:val="36"/>
          <w:szCs w:val="36"/>
        </w:rPr>
      </w:pPr>
    </w:p>
    <w:p w14:paraId="6153B433" w14:textId="77777777" w:rsidR="00AB3CBC" w:rsidRPr="00224045" w:rsidRDefault="00AB3CBC" w:rsidP="00AB3CBC">
      <w:pPr>
        <w:spacing w:after="180"/>
        <w:rPr>
          <w:rFonts w:ascii="Tahoma" w:hAnsi="Tahoma" w:cs="Tahoma"/>
        </w:rPr>
      </w:pPr>
    </w:p>
    <w:p w14:paraId="6334E0B7" w14:textId="77777777" w:rsidR="00AB3CBC" w:rsidRPr="00224045" w:rsidRDefault="00AB3CBC" w:rsidP="00AB3CBC">
      <w:pPr>
        <w:spacing w:after="180"/>
        <w:rPr>
          <w:rFonts w:ascii="Tahoma" w:hAnsi="Tahoma" w:cs="Tahoma"/>
        </w:rPr>
      </w:pPr>
    </w:p>
    <w:p w14:paraId="7E9DC4A9" w14:textId="7ECEEF34" w:rsidR="00AB3CBC" w:rsidRPr="00641265" w:rsidRDefault="00AB3CBC" w:rsidP="00AB3CBC">
      <w:pPr>
        <w:spacing w:after="180"/>
        <w:rPr>
          <w:rFonts w:ascii="Tahoma" w:hAnsi="Tahoma" w:cs="Tahoma"/>
          <w:b/>
          <w:lang w:val="de-DE"/>
        </w:rPr>
      </w:pPr>
      <w:r w:rsidRPr="00641265">
        <w:rPr>
          <w:rFonts w:ascii="Tahoma" w:hAnsi="Tahoma" w:cs="Tahoma"/>
          <w:b/>
          <w:lang w:val="de-DE"/>
        </w:rPr>
        <w:t>GE01-</w:t>
      </w:r>
      <w:r w:rsidR="00212FBD" w:rsidRPr="00641265">
        <w:rPr>
          <w:rFonts w:ascii="Tahoma" w:hAnsi="Tahoma" w:cs="Tahoma"/>
          <w:b/>
          <w:lang w:val="de-DE"/>
        </w:rPr>
        <w:t>DES</w:t>
      </w:r>
      <w:r w:rsidRPr="00641265">
        <w:rPr>
          <w:rFonts w:ascii="Tahoma" w:hAnsi="Tahoma" w:cs="Tahoma"/>
          <w:b/>
          <w:lang w:val="de-DE"/>
        </w:rPr>
        <w:t>-</w:t>
      </w:r>
      <w:r w:rsidR="00212FBD" w:rsidRPr="00641265">
        <w:rPr>
          <w:rFonts w:ascii="Tahoma" w:hAnsi="Tahoma" w:cs="Tahoma"/>
          <w:b/>
          <w:lang w:val="de-DE"/>
        </w:rPr>
        <w:t>PM</w:t>
      </w:r>
      <w:r w:rsidRPr="00641265">
        <w:rPr>
          <w:rFonts w:ascii="Tahoma" w:hAnsi="Tahoma" w:cs="Tahoma"/>
          <w:b/>
          <w:lang w:val="de-DE"/>
        </w:rPr>
        <w:t>08-GG-BOD-000</w:t>
      </w:r>
      <w:r w:rsidR="00212FBD" w:rsidRPr="00641265">
        <w:rPr>
          <w:rFonts w:ascii="Tahoma" w:hAnsi="Tahoma" w:cs="Tahoma"/>
          <w:b/>
          <w:lang w:val="de-DE"/>
        </w:rPr>
        <w:t>2</w:t>
      </w:r>
    </w:p>
    <w:p w14:paraId="6600360B" w14:textId="703F9B13" w:rsidR="004C00A6" w:rsidRPr="00224045" w:rsidRDefault="00AB3CBC" w:rsidP="00AB3CBC">
      <w:pPr>
        <w:spacing w:after="180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hAnsi="Tahoma" w:cs="Tahoma"/>
          <w:b/>
        </w:rPr>
        <w:t>Revision: 01</w:t>
      </w:r>
    </w:p>
    <w:p w14:paraId="31263969" w14:textId="721D5A8C" w:rsidR="004C00A6" w:rsidRPr="00224045" w:rsidRDefault="004C00A6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22753CD3" w14:textId="77777777" w:rsidR="004C00A6" w:rsidRPr="00224045" w:rsidRDefault="004C00A6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06AB2FAA" w14:textId="4543686C" w:rsidR="004C00A6" w:rsidRPr="00224045" w:rsidRDefault="006B1345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ab/>
      </w:r>
    </w:p>
    <w:p w14:paraId="70504B65" w14:textId="3D0A0906" w:rsidR="004C00A6" w:rsidRPr="00224045" w:rsidRDefault="004C00A6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53695C33" w14:textId="77777777" w:rsidR="004C00A6" w:rsidRPr="00224045" w:rsidRDefault="004C00A6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0C02E9C5" w14:textId="5B1F9623" w:rsidR="004C00A6" w:rsidRPr="00224045" w:rsidRDefault="004C00A6" w:rsidP="00F55B26">
      <w:pPr>
        <w:pStyle w:val="Heading1"/>
        <w:spacing w:line="276" w:lineRule="auto"/>
        <w:jc w:val="center"/>
        <w:rPr>
          <w:rFonts w:ascii="Tahoma" w:eastAsia="Times New Roman" w:hAnsi="Tahoma" w:cs="Tahoma"/>
        </w:rPr>
      </w:pPr>
    </w:p>
    <w:p w14:paraId="2B14A78E" w14:textId="0503612E" w:rsidR="004C00A6" w:rsidRPr="00224045" w:rsidRDefault="004C00A6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526CBDD0" w14:textId="7D531C4F" w:rsidR="004C00A6" w:rsidRPr="00224045" w:rsidRDefault="004C00A6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0BABC7D" w14:textId="78720D63" w:rsidR="004C00A6" w:rsidRPr="00224045" w:rsidRDefault="008A4976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hAnsi="Tahoma" w:cs="Tahoma"/>
          <w:noProof/>
        </w:rPr>
        <w:drawing>
          <wp:anchor distT="0" distB="0" distL="114300" distR="114300" simplePos="0" relativeHeight="251663360" behindDoc="1" locked="0" layoutInCell="1" hidden="0" allowOverlap="1" wp14:anchorId="68D0204E" wp14:editId="3266C64D">
            <wp:simplePos x="0" y="0"/>
            <wp:positionH relativeFrom="column">
              <wp:posOffset>5372100</wp:posOffset>
            </wp:positionH>
            <wp:positionV relativeFrom="paragraph">
              <wp:posOffset>121285</wp:posOffset>
            </wp:positionV>
            <wp:extent cx="906780" cy="749935"/>
            <wp:effectExtent l="0" t="0" r="7620" b="0"/>
            <wp:wrapNone/>
            <wp:docPr id="3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749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dt>
      <w:sdtPr>
        <w:rPr>
          <w:rFonts w:ascii="Tahoma" w:eastAsiaTheme="minorHAnsi" w:hAnsi="Tahoma" w:cs="Tahoma"/>
          <w:color w:val="auto"/>
          <w:sz w:val="22"/>
          <w:szCs w:val="22"/>
        </w:rPr>
        <w:id w:val="96594057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5A3FD11" w14:textId="377BC57D" w:rsidR="00F55B26" w:rsidRPr="00224045" w:rsidRDefault="00F55B26" w:rsidP="00F55B26">
          <w:pPr>
            <w:pStyle w:val="TOCHeading"/>
            <w:spacing w:line="276" w:lineRule="auto"/>
            <w:rPr>
              <w:rFonts w:ascii="Tahoma" w:hAnsi="Tahoma" w:cs="Tahoma"/>
            </w:rPr>
          </w:pPr>
        </w:p>
        <w:p w14:paraId="4F30383C" w14:textId="7C6E4D0C" w:rsidR="004C00A6" w:rsidRPr="00224045" w:rsidRDefault="00CB7BE6" w:rsidP="001011D2">
          <w:pPr>
            <w:pStyle w:val="Heading1"/>
            <w:rPr>
              <w:rFonts w:ascii="Tahoma" w:hAnsi="Tahoma" w:cs="Tahoma"/>
            </w:rPr>
          </w:pPr>
          <w:bookmarkStart w:id="5" w:name="_Toc213673662"/>
          <w:r>
            <w:rPr>
              <w:rFonts w:ascii="Tahoma" w:hAnsi="Tahoma" w:cs="Tahoma"/>
            </w:rPr>
            <w:t>INDEX</w:t>
          </w:r>
          <w:bookmarkEnd w:id="5"/>
        </w:p>
        <w:p w14:paraId="07EA4572" w14:textId="77777777" w:rsidR="004C00A6" w:rsidRPr="00224045" w:rsidRDefault="004C00A6" w:rsidP="00F55B26">
          <w:pPr>
            <w:spacing w:line="276" w:lineRule="auto"/>
            <w:rPr>
              <w:rFonts w:ascii="Tahoma" w:hAnsi="Tahoma" w:cs="Tahoma"/>
            </w:rPr>
          </w:pPr>
        </w:p>
        <w:p w14:paraId="169C0995" w14:textId="3FF04B81" w:rsidR="00CB7BE6" w:rsidRDefault="004C00A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224045">
            <w:rPr>
              <w:rFonts w:ascii="Tahoma" w:hAnsi="Tahoma" w:cs="Tahoma"/>
              <w:b/>
              <w:bCs/>
              <w:noProof/>
            </w:rPr>
            <w:fldChar w:fldCharType="begin"/>
          </w:r>
          <w:r w:rsidRPr="00224045">
            <w:rPr>
              <w:rFonts w:ascii="Tahoma" w:hAnsi="Tahoma" w:cs="Tahoma"/>
              <w:b/>
              <w:bCs/>
              <w:noProof/>
            </w:rPr>
            <w:instrText xml:space="preserve"> TOC \o "1-3" \h \z \u </w:instrText>
          </w:r>
          <w:r w:rsidRPr="00224045">
            <w:rPr>
              <w:rFonts w:ascii="Tahoma" w:hAnsi="Tahoma" w:cs="Tahoma"/>
              <w:b/>
              <w:bCs/>
              <w:noProof/>
            </w:rPr>
            <w:fldChar w:fldCharType="separate"/>
          </w:r>
          <w:hyperlink w:anchor="_Toc213673662" w:history="1">
            <w:r w:rsidR="00CB7BE6" w:rsidRPr="002C1779">
              <w:rPr>
                <w:rStyle w:val="Hyperlink"/>
                <w:rFonts w:ascii="Tahoma" w:hAnsi="Tahoma" w:cs="Tahoma"/>
                <w:noProof/>
              </w:rPr>
              <w:t>INDEX</w:t>
            </w:r>
            <w:r w:rsidR="00CB7BE6">
              <w:rPr>
                <w:noProof/>
                <w:webHidden/>
              </w:rPr>
              <w:tab/>
            </w:r>
            <w:r w:rsidR="00CB7BE6">
              <w:rPr>
                <w:noProof/>
                <w:webHidden/>
              </w:rPr>
              <w:fldChar w:fldCharType="begin"/>
            </w:r>
            <w:r w:rsidR="00CB7BE6">
              <w:rPr>
                <w:noProof/>
                <w:webHidden/>
              </w:rPr>
              <w:instrText xml:space="preserve"> PAGEREF _Toc213673662 \h </w:instrText>
            </w:r>
            <w:r w:rsidR="00CB7BE6">
              <w:rPr>
                <w:noProof/>
                <w:webHidden/>
              </w:rPr>
            </w:r>
            <w:r w:rsidR="00CB7BE6">
              <w:rPr>
                <w:noProof/>
                <w:webHidden/>
              </w:rPr>
              <w:fldChar w:fldCharType="separate"/>
            </w:r>
            <w:r w:rsidR="00CB7BE6">
              <w:rPr>
                <w:noProof/>
                <w:webHidden/>
              </w:rPr>
              <w:t>2</w:t>
            </w:r>
            <w:r w:rsidR="00CB7BE6">
              <w:rPr>
                <w:noProof/>
                <w:webHidden/>
              </w:rPr>
              <w:fldChar w:fldCharType="end"/>
            </w:r>
          </w:hyperlink>
        </w:p>
        <w:p w14:paraId="7B2848EE" w14:textId="71BE42F1" w:rsidR="00CB7BE6" w:rsidRDefault="00CB7B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63" w:history="1">
            <w:r w:rsidRPr="002C1779">
              <w:rPr>
                <w:rStyle w:val="Hyperlink"/>
                <w:rFonts w:ascii="Tahoma" w:hAnsi="Tahoma" w:cs="Tahoma"/>
                <w:noProof/>
              </w:rPr>
              <w:t>DEFINITIONS, ACRONYMS AND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2CE51" w14:textId="24AF8893" w:rsidR="00CB7BE6" w:rsidRDefault="00CB7B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64" w:history="1">
            <w:r w:rsidRPr="002C1779">
              <w:rPr>
                <w:rStyle w:val="Hyperlink"/>
                <w:rFonts w:ascii="Tahoma" w:eastAsia="Times New Roman" w:hAnsi="Tahoma" w:cs="Tahoma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1DD01" w14:textId="4AB1B1A6" w:rsidR="00CB7BE6" w:rsidRDefault="00CB7B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65" w:history="1">
            <w:r w:rsidRPr="002C1779">
              <w:rPr>
                <w:rStyle w:val="Hyperlink"/>
                <w:rFonts w:ascii="Tahoma" w:eastAsia="Times New Roman" w:hAnsi="Tahoma" w:cs="Tahoma"/>
                <w:noProof/>
              </w:rPr>
              <w:t>2. Objectives and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8588F" w14:textId="79917A8C" w:rsidR="00CB7BE6" w:rsidRDefault="00CB7B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66" w:history="1">
            <w:r w:rsidRPr="002C1779">
              <w:rPr>
                <w:rStyle w:val="Hyperlink"/>
                <w:rFonts w:ascii="Tahoma" w:eastAsia="Times New Roman" w:hAnsi="Tahoma" w:cs="Tahoma"/>
                <w:noProof/>
              </w:rPr>
              <w:t>3. Architectural Sections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A670C" w14:textId="28D32BA8" w:rsidR="00CB7BE6" w:rsidRDefault="00CB7B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67" w:history="1">
            <w:r w:rsidRPr="002C1779">
              <w:rPr>
                <w:rStyle w:val="Hyperlink"/>
                <w:rFonts w:ascii="Tahoma" w:eastAsia="Times New Roman" w:hAnsi="Tahoma" w:cs="Tahoma"/>
                <w:noProof/>
              </w:rPr>
              <w:t>3.1 Network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0365E" w14:textId="058DE9A7" w:rsidR="00CB7BE6" w:rsidRDefault="00CB7B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68" w:history="1">
            <w:r w:rsidRPr="002C1779">
              <w:rPr>
                <w:rStyle w:val="Hyperlink"/>
                <w:rFonts w:ascii="Tahoma" w:eastAsia="Times New Roman" w:hAnsi="Tahoma" w:cs="Tahoma"/>
                <w:noProof/>
              </w:rPr>
              <w:t>3.2 VPN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26321" w14:textId="68F7B151" w:rsidR="00CB7BE6" w:rsidRDefault="00CB7B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69" w:history="1">
            <w:r w:rsidRPr="002C1779">
              <w:rPr>
                <w:rStyle w:val="Hyperlink"/>
                <w:rFonts w:ascii="Tahoma" w:hAnsi="Tahoma" w:cs="Tahoma"/>
                <w:noProof/>
              </w:rPr>
              <w:t>3.3 Virtualization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1BE8E" w14:textId="720D902F" w:rsidR="00CB7BE6" w:rsidRDefault="00CB7B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70" w:history="1">
            <w:r w:rsidRPr="002C1779">
              <w:rPr>
                <w:rStyle w:val="Hyperlink"/>
                <w:rFonts w:ascii="Tahoma" w:eastAsia="Times New Roman" w:hAnsi="Tahoma" w:cs="Tahoma"/>
                <w:noProof/>
              </w:rPr>
              <w:t>3.4 Data Storage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83810" w14:textId="16DBE2A5" w:rsidR="00CB7BE6" w:rsidRDefault="00CB7B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71" w:history="1">
            <w:r w:rsidRPr="002C1779">
              <w:rPr>
                <w:rStyle w:val="Hyperlink"/>
                <w:rFonts w:ascii="Tahoma" w:eastAsia="Times New Roman" w:hAnsi="Tahoma" w:cs="Tahoma"/>
                <w:noProof/>
              </w:rPr>
              <w:t>3.5 Access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B758E" w14:textId="72BE0FBB" w:rsidR="00CB7BE6" w:rsidRDefault="00CB7B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72" w:history="1">
            <w:r w:rsidRPr="002C1779">
              <w:rPr>
                <w:rStyle w:val="Hyperlink"/>
                <w:rFonts w:ascii="Tahoma" w:eastAsia="Times New Roman" w:hAnsi="Tahoma" w:cs="Tahoma"/>
                <w:noProof/>
              </w:rPr>
              <w:t>3.6 Logging and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9CE2F" w14:textId="1937D949" w:rsidR="00CB7BE6" w:rsidRDefault="00CB7B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73" w:history="1">
            <w:r w:rsidRPr="002C1779">
              <w:rPr>
                <w:rStyle w:val="Hyperlink"/>
                <w:rFonts w:ascii="Tahoma" w:eastAsia="Times New Roman" w:hAnsi="Tahoma" w:cs="Tahoma"/>
                <w:noProof/>
              </w:rPr>
              <w:t>3.7 Antivirus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7B5D1" w14:textId="24EA5E97" w:rsidR="00CB7BE6" w:rsidRDefault="00CB7B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74" w:history="1">
            <w:r w:rsidRPr="002C1779">
              <w:rPr>
                <w:rStyle w:val="Hyperlink"/>
                <w:rFonts w:ascii="Tahoma" w:hAnsi="Tahoma" w:cs="Tahoma"/>
                <w:noProof/>
              </w:rPr>
              <w:t>3.8 Vulnerability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6FD7A" w14:textId="56CD72FB" w:rsidR="00CB7BE6" w:rsidRDefault="00CB7B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75" w:history="1">
            <w:r w:rsidRPr="002C1779">
              <w:rPr>
                <w:rStyle w:val="Hyperlink"/>
                <w:rFonts w:ascii="Tahoma" w:eastAsia="Times New Roman" w:hAnsi="Tahoma" w:cs="Tahoma"/>
                <w:noProof/>
              </w:rPr>
              <w:t>3.9 Vendor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6F02F" w14:textId="57497557" w:rsidR="00CB7BE6" w:rsidRDefault="00CB7B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76" w:history="1">
            <w:r w:rsidRPr="002C1779">
              <w:rPr>
                <w:rStyle w:val="Hyperlink"/>
                <w:rFonts w:ascii="Tahoma" w:eastAsia="Times New Roman" w:hAnsi="Tahoma" w:cs="Tahoma"/>
                <w:noProof/>
              </w:rPr>
              <w:t>3.10 Governance &amp; Continuous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92420" w14:textId="6D8EAF17" w:rsidR="00CB7BE6" w:rsidRDefault="00CB7B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77" w:history="1">
            <w:r w:rsidRPr="002C1779">
              <w:rPr>
                <w:rStyle w:val="Hyperlink"/>
                <w:rFonts w:ascii="Tahoma" w:hAnsi="Tahoma" w:cs="Tahoma"/>
                <w:noProof/>
              </w:rPr>
              <w:t>3.12 Asset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BAC6D" w14:textId="3C2C357D" w:rsidR="00CB7BE6" w:rsidRDefault="00CB7B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78" w:history="1">
            <w:r w:rsidRPr="002C1779">
              <w:rPr>
                <w:rStyle w:val="Hyperlink"/>
                <w:rFonts w:ascii="Tahoma" w:hAnsi="Tahoma" w:cs="Tahoma"/>
                <w:noProof/>
              </w:rPr>
              <w:t>3.13 Encryption &amp; Key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2B268" w14:textId="011F2A6E" w:rsidR="00CB7BE6" w:rsidRDefault="00CB7B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79" w:history="1">
            <w:r w:rsidRPr="002C1779">
              <w:rPr>
                <w:rStyle w:val="Hyperlink"/>
                <w:rFonts w:ascii="Tahoma" w:eastAsia="Times New Roman" w:hAnsi="Tahoma" w:cs="Tahoma"/>
                <w:noProof/>
              </w:rPr>
              <w:t>3.14 Incident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30D54" w14:textId="66074ED4" w:rsidR="00CB7BE6" w:rsidRDefault="00CB7B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80" w:history="1">
            <w:r w:rsidRPr="002C1779">
              <w:rPr>
                <w:rStyle w:val="Hyperlink"/>
                <w:rFonts w:ascii="Tahoma" w:eastAsia="Times New Roman" w:hAnsi="Tahoma" w:cs="Tahoma"/>
                <w:noProof/>
              </w:rPr>
              <w:t>3.16 Security Awareness &amp;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34FA5" w14:textId="272677EB" w:rsidR="00CB7BE6" w:rsidRDefault="00CB7B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81" w:history="1">
            <w:r w:rsidRPr="002C1779">
              <w:rPr>
                <w:rStyle w:val="Hyperlink"/>
                <w:rFonts w:ascii="Tahoma" w:eastAsia="Times New Roman" w:hAnsi="Tahoma" w:cs="Tahoma"/>
                <w:noProof/>
              </w:rPr>
              <w:t>3.17 Physical &amp; Environmental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337CC" w14:textId="3BA60CF8" w:rsidR="00CB7BE6" w:rsidRDefault="00CB7B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82" w:history="1">
            <w:r w:rsidRPr="002C1779">
              <w:rPr>
                <w:rStyle w:val="Hyperlink"/>
                <w:rFonts w:ascii="Tahoma" w:eastAsia="Times New Roman" w:hAnsi="Tahoma" w:cs="Tahoma"/>
                <w:noProof/>
              </w:rPr>
              <w:t>3.18 Change &amp; Configuration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05231" w14:textId="2EC5BFFC" w:rsidR="00CB7BE6" w:rsidRDefault="00CB7B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83" w:history="1">
            <w:r w:rsidRPr="002C1779">
              <w:rPr>
                <w:rStyle w:val="Hyperlink"/>
                <w:rFonts w:ascii="Tahoma" w:eastAsia="Times New Roman" w:hAnsi="Tahoma" w:cs="Tahoma"/>
                <w:noProof/>
              </w:rPr>
              <w:t>3.19 Data Privacy &amp;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E0DC5" w14:textId="0FBA4FF9" w:rsidR="00CB7BE6" w:rsidRDefault="00CB7B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84" w:history="1">
            <w:r w:rsidRPr="002C1779">
              <w:rPr>
                <w:rStyle w:val="Hyperlink"/>
                <w:rFonts w:ascii="Tahoma" w:eastAsia="Times New Roman" w:hAnsi="Tahoma" w:cs="Tahoma"/>
                <w:noProof/>
              </w:rPr>
              <w:t>4. ISO/IEC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334F4" w14:textId="2A5D63E0" w:rsidR="00CB7BE6" w:rsidRDefault="00CB7B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85" w:history="1">
            <w:r w:rsidRPr="002C1779">
              <w:rPr>
                <w:rStyle w:val="Hyperlink"/>
                <w:rFonts w:ascii="Tahoma" w:hAnsi="Tahoma" w:cs="Tahoma"/>
                <w:noProof/>
              </w:rPr>
              <w:t>5.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3B357" w14:textId="04234E2F" w:rsidR="004C00A6" w:rsidRPr="00224045" w:rsidRDefault="004C00A6" w:rsidP="00F55B26">
          <w:pPr>
            <w:spacing w:line="276" w:lineRule="auto"/>
            <w:rPr>
              <w:rFonts w:ascii="Tahoma" w:hAnsi="Tahoma" w:cs="Tahoma"/>
            </w:rPr>
          </w:pPr>
          <w:r w:rsidRPr="00224045">
            <w:rPr>
              <w:rFonts w:ascii="Tahoma" w:hAnsi="Tahoma" w:cs="Tahoma"/>
              <w:b/>
              <w:bCs/>
              <w:noProof/>
            </w:rPr>
            <w:fldChar w:fldCharType="end"/>
          </w:r>
        </w:p>
      </w:sdtContent>
    </w:sdt>
    <w:p w14:paraId="25FEB436" w14:textId="77777777" w:rsidR="00F13444" w:rsidRPr="00224045" w:rsidRDefault="00F13444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4B25C373" w14:textId="77777777" w:rsidR="006B1345" w:rsidRPr="00224045" w:rsidRDefault="006B1345" w:rsidP="00224045">
      <w:pPr>
        <w:pStyle w:val="Heading1"/>
        <w:rPr>
          <w:rFonts w:ascii="Tahoma" w:hAnsi="Tahoma" w:cs="Tahoma"/>
        </w:rPr>
      </w:pPr>
      <w:bookmarkStart w:id="6" w:name="_Toc213673663"/>
      <w:r w:rsidRPr="00224045">
        <w:rPr>
          <w:rFonts w:ascii="Tahoma" w:hAnsi="Tahoma" w:cs="Tahoma"/>
        </w:rPr>
        <w:lastRenderedPageBreak/>
        <w:t>DEFINITIONS, ACRONYMS AND ABBREVIATIONS</w:t>
      </w:r>
      <w:bookmarkEnd w:id="6"/>
    </w:p>
    <w:p w14:paraId="5086A397" w14:textId="77777777" w:rsidR="008A4976" w:rsidRPr="00224045" w:rsidRDefault="008A4976" w:rsidP="008A4976">
      <w:pPr>
        <w:rPr>
          <w:rFonts w:ascii="Tahoma" w:hAnsi="Tahoma" w:cs="Tahoma"/>
        </w:rPr>
      </w:pPr>
    </w:p>
    <w:tbl>
      <w:tblPr>
        <w:tblStyle w:val="GridTable4-Accent1"/>
        <w:tblW w:w="9355" w:type="dxa"/>
        <w:tblLook w:val="0420" w:firstRow="1" w:lastRow="0" w:firstColumn="0" w:lastColumn="0" w:noHBand="0" w:noVBand="1"/>
      </w:tblPr>
      <w:tblGrid>
        <w:gridCol w:w="1750"/>
        <w:gridCol w:w="7605"/>
      </w:tblGrid>
      <w:tr w:rsidR="008A4976" w:rsidRPr="00224045" w14:paraId="7DAAC31C" w14:textId="77777777" w:rsidTr="002240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tcW w:w="0" w:type="auto"/>
          </w:tcPr>
          <w:p w14:paraId="02C7E188" w14:textId="74B5BA72" w:rsidR="008A4976" w:rsidRPr="00224045" w:rsidRDefault="008A4976" w:rsidP="008A4976">
            <w:pPr>
              <w:keepNext/>
              <w:spacing w:after="180"/>
              <w:rPr>
                <w:rFonts w:ascii="Tahoma" w:hAnsi="Tahoma" w:cs="Tahoma"/>
              </w:rPr>
            </w:pPr>
            <w:r w:rsidRPr="00224045">
              <w:rPr>
                <w:rFonts w:ascii="Tahoma" w:hAnsi="Tahoma" w:cs="Tahoma"/>
              </w:rPr>
              <w:t>Acronym</w:t>
            </w:r>
          </w:p>
        </w:tc>
        <w:tc>
          <w:tcPr>
            <w:tcW w:w="7605" w:type="dxa"/>
          </w:tcPr>
          <w:p w14:paraId="4923CE36" w14:textId="1FECEF62" w:rsidR="008A4976" w:rsidRPr="00224045" w:rsidRDefault="008A4976" w:rsidP="008A4976">
            <w:pPr>
              <w:keepNext/>
              <w:spacing w:after="180"/>
              <w:rPr>
                <w:rFonts w:ascii="Tahoma" w:hAnsi="Tahoma" w:cs="Tahoma"/>
                <w:b w:val="0"/>
                <w:bCs w:val="0"/>
              </w:rPr>
            </w:pPr>
            <w:r w:rsidRPr="00224045">
              <w:rPr>
                <w:rFonts w:ascii="Tahoma" w:hAnsi="Tahoma" w:cs="Tahoma"/>
                <w:b w:val="0"/>
                <w:bCs w:val="0"/>
              </w:rPr>
              <w:t>Definition</w:t>
            </w:r>
          </w:p>
        </w:tc>
      </w:tr>
      <w:tr w:rsidR="008A4976" w:rsidRPr="00224045" w14:paraId="46B41C93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442650DD" w14:textId="4E05F001" w:rsidR="008A4976" w:rsidRPr="00224045" w:rsidRDefault="008A4976" w:rsidP="00224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>ACL</w:t>
            </w:r>
          </w:p>
        </w:tc>
        <w:tc>
          <w:tcPr>
            <w:tcW w:w="7605" w:type="dxa"/>
          </w:tcPr>
          <w:p w14:paraId="0CF8FAA4" w14:textId="2229B90A" w:rsidR="008A4976" w:rsidRPr="00224045" w:rsidRDefault="008A4976" w:rsidP="00224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>Access Control List</w:t>
            </w:r>
          </w:p>
        </w:tc>
      </w:tr>
      <w:tr w:rsidR="008A4976" w:rsidRPr="00224045" w14:paraId="16EF396F" w14:textId="77777777" w:rsidTr="00224045">
        <w:tc>
          <w:tcPr>
            <w:tcW w:w="0" w:type="auto"/>
          </w:tcPr>
          <w:p w14:paraId="1B0C03AF" w14:textId="35AC7FF0" w:rsidR="008A4976" w:rsidRPr="00224045" w:rsidRDefault="008A4976" w:rsidP="00224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>ACS</w:t>
            </w:r>
          </w:p>
        </w:tc>
        <w:tc>
          <w:tcPr>
            <w:tcW w:w="7605" w:type="dxa"/>
          </w:tcPr>
          <w:p w14:paraId="36F60374" w14:textId="35B4E2B8" w:rsidR="008A4976" w:rsidRPr="00224045" w:rsidRDefault="008A4976" w:rsidP="00224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>Access Control System</w:t>
            </w:r>
          </w:p>
        </w:tc>
      </w:tr>
      <w:tr w:rsidR="008A4976" w:rsidRPr="00224045" w14:paraId="05E81D5D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727B04F4" w14:textId="776A8016" w:rsidR="008A4976" w:rsidRPr="00224045" w:rsidRDefault="008A4976" w:rsidP="00224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>AD</w:t>
            </w:r>
          </w:p>
        </w:tc>
        <w:tc>
          <w:tcPr>
            <w:tcW w:w="7605" w:type="dxa"/>
          </w:tcPr>
          <w:p w14:paraId="7479F63B" w14:textId="4BC0C4A0" w:rsidR="008A4976" w:rsidRPr="00224045" w:rsidRDefault="008A4976" w:rsidP="00224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>Active Directory</w:t>
            </w:r>
          </w:p>
        </w:tc>
      </w:tr>
      <w:tr w:rsidR="008A4976" w:rsidRPr="00224045" w14:paraId="78A787FA" w14:textId="77777777" w:rsidTr="00224045">
        <w:tc>
          <w:tcPr>
            <w:tcW w:w="0" w:type="auto"/>
          </w:tcPr>
          <w:p w14:paraId="34BB29DD" w14:textId="3525D2CE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API </w:t>
            </w:r>
          </w:p>
        </w:tc>
        <w:tc>
          <w:tcPr>
            <w:tcW w:w="7605" w:type="dxa"/>
          </w:tcPr>
          <w:p w14:paraId="0B41DC27" w14:textId="0CEC0DD5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Application Programming Interface</w:t>
            </w:r>
          </w:p>
        </w:tc>
      </w:tr>
      <w:tr w:rsidR="008A4976" w:rsidRPr="00224045" w14:paraId="2EE6C607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4E186A6B" w14:textId="4CEEEEB1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BCP </w:t>
            </w:r>
          </w:p>
        </w:tc>
        <w:tc>
          <w:tcPr>
            <w:tcW w:w="7605" w:type="dxa"/>
          </w:tcPr>
          <w:p w14:paraId="19B77A98" w14:textId="3633D056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Business Continuity Plan</w:t>
            </w:r>
          </w:p>
        </w:tc>
      </w:tr>
      <w:tr w:rsidR="008A4976" w:rsidRPr="00224045" w14:paraId="79C86907" w14:textId="77777777" w:rsidTr="00224045">
        <w:tc>
          <w:tcPr>
            <w:tcW w:w="0" w:type="auto"/>
          </w:tcPr>
          <w:p w14:paraId="6647C5D8" w14:textId="2EEC4064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CAB </w:t>
            </w:r>
          </w:p>
        </w:tc>
        <w:tc>
          <w:tcPr>
            <w:tcW w:w="7605" w:type="dxa"/>
          </w:tcPr>
          <w:p w14:paraId="6A7DDE5C" w14:textId="44DE2E7D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Change Advisory Board</w:t>
            </w:r>
          </w:p>
        </w:tc>
      </w:tr>
      <w:tr w:rsidR="008A4976" w:rsidRPr="00224045" w14:paraId="2CF697A0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18722A2E" w14:textId="16B8580F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CAPA </w:t>
            </w:r>
          </w:p>
        </w:tc>
        <w:tc>
          <w:tcPr>
            <w:tcW w:w="7605" w:type="dxa"/>
          </w:tcPr>
          <w:p w14:paraId="6EC8EB45" w14:textId="14DE87DA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Corrective and Preventive Actions</w:t>
            </w:r>
          </w:p>
        </w:tc>
      </w:tr>
      <w:tr w:rsidR="008A4976" w:rsidRPr="00224045" w14:paraId="03E463CD" w14:textId="77777777" w:rsidTr="00224045">
        <w:tc>
          <w:tcPr>
            <w:tcW w:w="0" w:type="auto"/>
          </w:tcPr>
          <w:p w14:paraId="0B239BC9" w14:textId="3EA41EC1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CIA </w:t>
            </w:r>
          </w:p>
        </w:tc>
        <w:tc>
          <w:tcPr>
            <w:tcW w:w="7605" w:type="dxa"/>
          </w:tcPr>
          <w:p w14:paraId="701C2C82" w14:textId="1DF86623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Confidentiality, Integrity, Availability</w:t>
            </w:r>
          </w:p>
        </w:tc>
      </w:tr>
      <w:tr w:rsidR="008A4976" w:rsidRPr="00224045" w14:paraId="0CC7D585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6BD56A97" w14:textId="66670F47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CMDB </w:t>
            </w:r>
          </w:p>
        </w:tc>
        <w:tc>
          <w:tcPr>
            <w:tcW w:w="7605" w:type="dxa"/>
          </w:tcPr>
          <w:p w14:paraId="756708C1" w14:textId="24D7700E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Configuration Management Database</w:t>
            </w:r>
          </w:p>
        </w:tc>
      </w:tr>
      <w:tr w:rsidR="008A4976" w:rsidRPr="00224045" w14:paraId="21C21652" w14:textId="77777777" w:rsidTr="00224045">
        <w:tc>
          <w:tcPr>
            <w:tcW w:w="0" w:type="auto"/>
          </w:tcPr>
          <w:p w14:paraId="6956F71A" w14:textId="209D6178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CSIRT </w:t>
            </w:r>
          </w:p>
        </w:tc>
        <w:tc>
          <w:tcPr>
            <w:tcW w:w="7605" w:type="dxa"/>
          </w:tcPr>
          <w:p w14:paraId="48528B98" w14:textId="2E509E96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Computer Security Incident Response Team</w:t>
            </w:r>
          </w:p>
        </w:tc>
      </w:tr>
      <w:tr w:rsidR="008A4976" w:rsidRPr="00224045" w14:paraId="1B9FD989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2DDF01EF" w14:textId="31821C00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CVSS </w:t>
            </w:r>
          </w:p>
        </w:tc>
        <w:tc>
          <w:tcPr>
            <w:tcW w:w="7605" w:type="dxa"/>
          </w:tcPr>
          <w:p w14:paraId="5F5A05DD" w14:textId="78A128D3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Common Vulnerability Scoring System</w:t>
            </w:r>
          </w:p>
        </w:tc>
      </w:tr>
      <w:tr w:rsidR="008A4976" w:rsidRPr="00224045" w14:paraId="4D15C5A1" w14:textId="77777777" w:rsidTr="00224045">
        <w:tc>
          <w:tcPr>
            <w:tcW w:w="0" w:type="auto"/>
          </w:tcPr>
          <w:p w14:paraId="5E6925F9" w14:textId="285DA0BA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DLP </w:t>
            </w:r>
          </w:p>
        </w:tc>
        <w:tc>
          <w:tcPr>
            <w:tcW w:w="7605" w:type="dxa"/>
          </w:tcPr>
          <w:p w14:paraId="02E2AD0F" w14:textId="221E3A5C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Data Loss Prevention</w:t>
            </w:r>
          </w:p>
        </w:tc>
      </w:tr>
      <w:tr w:rsidR="008A4976" w:rsidRPr="00224045" w14:paraId="7DAA867D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574B9FA2" w14:textId="3498E779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DMZ </w:t>
            </w:r>
          </w:p>
        </w:tc>
        <w:tc>
          <w:tcPr>
            <w:tcW w:w="7605" w:type="dxa"/>
          </w:tcPr>
          <w:p w14:paraId="0B37FB26" w14:textId="46BA9193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Demilitarized Zone</w:t>
            </w:r>
          </w:p>
        </w:tc>
      </w:tr>
      <w:tr w:rsidR="008A4976" w:rsidRPr="00224045" w14:paraId="46DE7B70" w14:textId="77777777" w:rsidTr="00224045">
        <w:tc>
          <w:tcPr>
            <w:tcW w:w="0" w:type="auto"/>
          </w:tcPr>
          <w:p w14:paraId="11F677A1" w14:textId="15723B5B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eastAsia="Arial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DPA </w:t>
            </w:r>
          </w:p>
        </w:tc>
        <w:tc>
          <w:tcPr>
            <w:tcW w:w="7605" w:type="dxa"/>
          </w:tcPr>
          <w:p w14:paraId="375805AC" w14:textId="19182D8B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Data Processing Agreement</w:t>
            </w:r>
          </w:p>
        </w:tc>
      </w:tr>
      <w:tr w:rsidR="008A4976" w:rsidRPr="00224045" w14:paraId="09B59599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60325D5D" w14:textId="0D59EE95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DPI </w:t>
            </w:r>
          </w:p>
        </w:tc>
        <w:tc>
          <w:tcPr>
            <w:tcW w:w="7605" w:type="dxa"/>
          </w:tcPr>
          <w:p w14:paraId="0734A549" w14:textId="115679DB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Deep Packet Inspection</w:t>
            </w:r>
          </w:p>
        </w:tc>
      </w:tr>
      <w:tr w:rsidR="008A4976" w:rsidRPr="00224045" w14:paraId="3FAFDE34" w14:textId="77777777" w:rsidTr="00224045">
        <w:tc>
          <w:tcPr>
            <w:tcW w:w="0" w:type="auto"/>
          </w:tcPr>
          <w:p w14:paraId="1638CB47" w14:textId="1EAC18CA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DPO </w:t>
            </w:r>
          </w:p>
        </w:tc>
        <w:tc>
          <w:tcPr>
            <w:tcW w:w="7605" w:type="dxa"/>
          </w:tcPr>
          <w:p w14:paraId="1BDB1B37" w14:textId="78363570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Data Protection Officer</w:t>
            </w:r>
          </w:p>
        </w:tc>
      </w:tr>
      <w:tr w:rsidR="008A4976" w:rsidRPr="00224045" w14:paraId="1CBEC663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58EC46D5" w14:textId="68B813D4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DRP </w:t>
            </w:r>
          </w:p>
        </w:tc>
        <w:tc>
          <w:tcPr>
            <w:tcW w:w="7605" w:type="dxa"/>
          </w:tcPr>
          <w:p w14:paraId="7B664054" w14:textId="51FCD19C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Disaster Recovery Plan</w:t>
            </w:r>
          </w:p>
        </w:tc>
      </w:tr>
      <w:tr w:rsidR="008A4976" w:rsidRPr="00224045" w14:paraId="36994AE2" w14:textId="77777777" w:rsidTr="00224045">
        <w:tc>
          <w:tcPr>
            <w:tcW w:w="0" w:type="auto"/>
          </w:tcPr>
          <w:p w14:paraId="5DCD7EC8" w14:textId="68F70B1A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EDR </w:t>
            </w:r>
          </w:p>
        </w:tc>
        <w:tc>
          <w:tcPr>
            <w:tcW w:w="7605" w:type="dxa"/>
          </w:tcPr>
          <w:p w14:paraId="2F85AF0D" w14:textId="4F841DCD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Endpoint Detection and Response</w:t>
            </w:r>
          </w:p>
        </w:tc>
      </w:tr>
      <w:tr w:rsidR="008A4976" w:rsidRPr="00224045" w14:paraId="2F3E2173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31DA8CAE" w14:textId="7360915B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GRC </w:t>
            </w:r>
          </w:p>
        </w:tc>
        <w:tc>
          <w:tcPr>
            <w:tcW w:w="7605" w:type="dxa"/>
          </w:tcPr>
          <w:p w14:paraId="2853BB1D" w14:textId="0CE4DBED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Governance, Risk, and Compliance</w:t>
            </w:r>
          </w:p>
        </w:tc>
      </w:tr>
      <w:tr w:rsidR="008A4976" w:rsidRPr="00224045" w14:paraId="51E332D4" w14:textId="77777777" w:rsidTr="00224045">
        <w:tc>
          <w:tcPr>
            <w:tcW w:w="0" w:type="auto"/>
          </w:tcPr>
          <w:p w14:paraId="7D96116A" w14:textId="759ED112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HA </w:t>
            </w:r>
          </w:p>
        </w:tc>
        <w:tc>
          <w:tcPr>
            <w:tcW w:w="7605" w:type="dxa"/>
          </w:tcPr>
          <w:p w14:paraId="01270B25" w14:textId="20F8A701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High Availability</w:t>
            </w:r>
          </w:p>
        </w:tc>
      </w:tr>
      <w:tr w:rsidR="008A4976" w:rsidRPr="00224045" w14:paraId="1E477765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1421C530" w14:textId="4CA9F4CF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HR </w:t>
            </w:r>
          </w:p>
        </w:tc>
        <w:tc>
          <w:tcPr>
            <w:tcW w:w="7605" w:type="dxa"/>
          </w:tcPr>
          <w:p w14:paraId="6E967D07" w14:textId="6893A6C1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Human Resources</w:t>
            </w:r>
          </w:p>
        </w:tc>
      </w:tr>
      <w:tr w:rsidR="008A4976" w:rsidRPr="00224045" w14:paraId="78D20EAE" w14:textId="77777777" w:rsidTr="00224045">
        <w:tc>
          <w:tcPr>
            <w:tcW w:w="0" w:type="auto"/>
          </w:tcPr>
          <w:p w14:paraId="36BC2F4A" w14:textId="33148F29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HSM </w:t>
            </w:r>
          </w:p>
        </w:tc>
        <w:tc>
          <w:tcPr>
            <w:tcW w:w="7605" w:type="dxa"/>
          </w:tcPr>
          <w:p w14:paraId="6C6EFC4D" w14:textId="29138FE5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Hardware Security Module</w:t>
            </w:r>
          </w:p>
        </w:tc>
      </w:tr>
      <w:tr w:rsidR="008A4976" w:rsidRPr="00224045" w14:paraId="5B2BC7F6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2D8A1B07" w14:textId="3AA6000D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IAM </w:t>
            </w:r>
          </w:p>
        </w:tc>
        <w:tc>
          <w:tcPr>
            <w:tcW w:w="7605" w:type="dxa"/>
          </w:tcPr>
          <w:p w14:paraId="263BB216" w14:textId="59705965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Identity and Access Management</w:t>
            </w:r>
          </w:p>
        </w:tc>
      </w:tr>
      <w:tr w:rsidR="008A4976" w:rsidRPr="00224045" w14:paraId="46A8CD78" w14:textId="77777777" w:rsidTr="00224045">
        <w:tc>
          <w:tcPr>
            <w:tcW w:w="0" w:type="auto"/>
          </w:tcPr>
          <w:p w14:paraId="39A31DA1" w14:textId="393DC339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IDS </w:t>
            </w:r>
          </w:p>
        </w:tc>
        <w:tc>
          <w:tcPr>
            <w:tcW w:w="7605" w:type="dxa"/>
          </w:tcPr>
          <w:p w14:paraId="41B48D98" w14:textId="2CE6A85B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Intrusion Detection System</w:t>
            </w:r>
          </w:p>
        </w:tc>
      </w:tr>
      <w:tr w:rsidR="008A4976" w:rsidRPr="00224045" w14:paraId="661D93D4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54DF58D9" w14:textId="23E1364E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lastRenderedPageBreak/>
              <w:t xml:space="preserve">IEC </w:t>
            </w:r>
          </w:p>
        </w:tc>
        <w:tc>
          <w:tcPr>
            <w:tcW w:w="7605" w:type="dxa"/>
          </w:tcPr>
          <w:p w14:paraId="17605806" w14:textId="448F0648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International Electrotechnical Commission</w:t>
            </w:r>
          </w:p>
        </w:tc>
      </w:tr>
      <w:tr w:rsidR="008A4976" w:rsidRPr="00224045" w14:paraId="3BA969C3" w14:textId="77777777" w:rsidTr="00224045">
        <w:tc>
          <w:tcPr>
            <w:tcW w:w="0" w:type="auto"/>
          </w:tcPr>
          <w:p w14:paraId="17BD07F5" w14:textId="4DB5EB5D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IPSec </w:t>
            </w:r>
          </w:p>
        </w:tc>
        <w:tc>
          <w:tcPr>
            <w:tcW w:w="7605" w:type="dxa"/>
          </w:tcPr>
          <w:p w14:paraId="49E6F09C" w14:textId="57E095E6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Internet Protocol Security</w:t>
            </w:r>
          </w:p>
        </w:tc>
      </w:tr>
      <w:tr w:rsidR="008A4976" w:rsidRPr="00224045" w14:paraId="715FCF61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0B726EB6" w14:textId="57131A9D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IRT </w:t>
            </w:r>
          </w:p>
        </w:tc>
        <w:tc>
          <w:tcPr>
            <w:tcW w:w="7605" w:type="dxa"/>
          </w:tcPr>
          <w:p w14:paraId="400DED92" w14:textId="5DE374A4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Incident Response Team</w:t>
            </w:r>
          </w:p>
        </w:tc>
      </w:tr>
      <w:tr w:rsidR="008A4976" w:rsidRPr="00224045" w14:paraId="532A1A92" w14:textId="77777777" w:rsidTr="00224045">
        <w:tc>
          <w:tcPr>
            <w:tcW w:w="0" w:type="auto"/>
          </w:tcPr>
          <w:p w14:paraId="03A3B82C" w14:textId="12F0CBFC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ISMS </w:t>
            </w:r>
          </w:p>
        </w:tc>
        <w:tc>
          <w:tcPr>
            <w:tcW w:w="7605" w:type="dxa"/>
          </w:tcPr>
          <w:p w14:paraId="3ADD343F" w14:textId="79FE9A7B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Information Security Management System</w:t>
            </w:r>
          </w:p>
        </w:tc>
      </w:tr>
      <w:tr w:rsidR="008A4976" w:rsidRPr="00224045" w14:paraId="2E9F2EB1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114A2A09" w14:textId="3ACE38F2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ISO </w:t>
            </w:r>
          </w:p>
        </w:tc>
        <w:tc>
          <w:tcPr>
            <w:tcW w:w="7605" w:type="dxa"/>
          </w:tcPr>
          <w:p w14:paraId="653B4A53" w14:textId="377957E5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International Organization for Standardization</w:t>
            </w:r>
          </w:p>
        </w:tc>
      </w:tr>
      <w:tr w:rsidR="008A4976" w:rsidRPr="00224045" w14:paraId="3ABCCEDC" w14:textId="77777777" w:rsidTr="00224045">
        <w:tc>
          <w:tcPr>
            <w:tcW w:w="0" w:type="auto"/>
          </w:tcPr>
          <w:p w14:paraId="2BCEFC4B" w14:textId="146B70D0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IT </w:t>
            </w:r>
          </w:p>
        </w:tc>
        <w:tc>
          <w:tcPr>
            <w:tcW w:w="7605" w:type="dxa"/>
          </w:tcPr>
          <w:p w14:paraId="3EB1815E" w14:textId="452DC5BB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Information Technology</w:t>
            </w:r>
          </w:p>
        </w:tc>
      </w:tr>
      <w:tr w:rsidR="008A4976" w:rsidRPr="00224045" w14:paraId="1EFDB9C3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7858B459" w14:textId="78D38751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ITIL </w:t>
            </w:r>
          </w:p>
        </w:tc>
        <w:tc>
          <w:tcPr>
            <w:tcW w:w="7605" w:type="dxa"/>
          </w:tcPr>
          <w:p w14:paraId="7E0B9FC8" w14:textId="08077319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Information Technology Infrastructure Library</w:t>
            </w:r>
          </w:p>
        </w:tc>
      </w:tr>
      <w:tr w:rsidR="008A4976" w:rsidRPr="00224045" w14:paraId="64276B1C" w14:textId="77777777" w:rsidTr="00224045">
        <w:tc>
          <w:tcPr>
            <w:tcW w:w="0" w:type="auto"/>
          </w:tcPr>
          <w:p w14:paraId="06CC3C4B" w14:textId="65FB31A0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ITSM </w:t>
            </w:r>
          </w:p>
        </w:tc>
        <w:tc>
          <w:tcPr>
            <w:tcW w:w="7605" w:type="dxa"/>
          </w:tcPr>
          <w:p w14:paraId="6431C38A" w14:textId="20D74998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IT Service Management</w:t>
            </w:r>
          </w:p>
        </w:tc>
      </w:tr>
      <w:tr w:rsidR="008A4976" w:rsidRPr="00224045" w14:paraId="16AA5F50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5744F32D" w14:textId="70ABA30F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KMS </w:t>
            </w:r>
          </w:p>
        </w:tc>
        <w:tc>
          <w:tcPr>
            <w:tcW w:w="7605" w:type="dxa"/>
          </w:tcPr>
          <w:p w14:paraId="0B31F5AB" w14:textId="7E2F18F1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Key Management System</w:t>
            </w:r>
          </w:p>
        </w:tc>
      </w:tr>
      <w:tr w:rsidR="008A4976" w:rsidRPr="00224045" w14:paraId="17543796" w14:textId="77777777" w:rsidTr="00224045">
        <w:tc>
          <w:tcPr>
            <w:tcW w:w="0" w:type="auto"/>
          </w:tcPr>
          <w:p w14:paraId="211750C3" w14:textId="039B71C9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LDAP </w:t>
            </w:r>
          </w:p>
        </w:tc>
        <w:tc>
          <w:tcPr>
            <w:tcW w:w="7605" w:type="dxa"/>
          </w:tcPr>
          <w:p w14:paraId="1682145F" w14:textId="6FDCD5C0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Lightweight Directory Access Protocol</w:t>
            </w:r>
          </w:p>
        </w:tc>
      </w:tr>
      <w:tr w:rsidR="008A4976" w:rsidRPr="00224045" w14:paraId="6745F146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14E53C61" w14:textId="7D68DEE4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MCLAG </w:t>
            </w:r>
          </w:p>
        </w:tc>
        <w:tc>
          <w:tcPr>
            <w:tcW w:w="7605" w:type="dxa"/>
          </w:tcPr>
          <w:p w14:paraId="394A0245" w14:textId="06011EDD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Multi-Chassis Link Aggregation Group</w:t>
            </w:r>
          </w:p>
        </w:tc>
      </w:tr>
      <w:tr w:rsidR="008A4976" w:rsidRPr="00224045" w14:paraId="0F9EB35F" w14:textId="77777777" w:rsidTr="00224045">
        <w:tc>
          <w:tcPr>
            <w:tcW w:w="0" w:type="auto"/>
          </w:tcPr>
          <w:p w14:paraId="0145ECF7" w14:textId="3B3BDDD8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MFA </w:t>
            </w:r>
          </w:p>
        </w:tc>
        <w:tc>
          <w:tcPr>
            <w:tcW w:w="7605" w:type="dxa"/>
          </w:tcPr>
          <w:p w14:paraId="72A06DBC" w14:textId="7409BE5A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Multi-Factor Authentication</w:t>
            </w:r>
          </w:p>
        </w:tc>
      </w:tr>
      <w:tr w:rsidR="008A4976" w:rsidRPr="00224045" w14:paraId="1D916316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5653FC15" w14:textId="02BA7B9E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MTTD </w:t>
            </w:r>
          </w:p>
        </w:tc>
        <w:tc>
          <w:tcPr>
            <w:tcW w:w="7605" w:type="dxa"/>
          </w:tcPr>
          <w:p w14:paraId="6EFA90C9" w14:textId="34D87A22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Mean Time </w:t>
            </w:r>
            <w:proofErr w:type="gramStart"/>
            <w:r w:rsidRPr="00224045">
              <w:rPr>
                <w:rFonts w:ascii="Tahoma" w:hAnsi="Tahoma" w:cs="Tahoma"/>
              </w:rPr>
              <w:t>To</w:t>
            </w:r>
            <w:proofErr w:type="gramEnd"/>
            <w:r w:rsidRPr="00224045">
              <w:rPr>
                <w:rFonts w:ascii="Tahoma" w:hAnsi="Tahoma" w:cs="Tahoma"/>
              </w:rPr>
              <w:t xml:space="preserve"> Detect</w:t>
            </w:r>
          </w:p>
        </w:tc>
      </w:tr>
      <w:tr w:rsidR="008A4976" w:rsidRPr="00224045" w14:paraId="38DF98C2" w14:textId="77777777" w:rsidTr="00224045">
        <w:tc>
          <w:tcPr>
            <w:tcW w:w="0" w:type="auto"/>
          </w:tcPr>
          <w:p w14:paraId="6D930467" w14:textId="47250F33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MTTR </w:t>
            </w:r>
          </w:p>
        </w:tc>
        <w:tc>
          <w:tcPr>
            <w:tcW w:w="7605" w:type="dxa"/>
          </w:tcPr>
          <w:p w14:paraId="3C1CD336" w14:textId="6FD23281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Mean Time </w:t>
            </w:r>
            <w:proofErr w:type="gramStart"/>
            <w:r w:rsidRPr="00224045">
              <w:rPr>
                <w:rFonts w:ascii="Tahoma" w:hAnsi="Tahoma" w:cs="Tahoma"/>
              </w:rPr>
              <w:t>To</w:t>
            </w:r>
            <w:proofErr w:type="gramEnd"/>
            <w:r w:rsidRPr="00224045">
              <w:rPr>
                <w:rFonts w:ascii="Tahoma" w:hAnsi="Tahoma" w:cs="Tahoma"/>
              </w:rPr>
              <w:t xml:space="preserve"> Respond / Recover</w:t>
            </w:r>
          </w:p>
        </w:tc>
      </w:tr>
      <w:tr w:rsidR="008A4976" w:rsidRPr="00224045" w14:paraId="5346DEC5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74F411A8" w14:textId="73C4F736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NAC </w:t>
            </w:r>
          </w:p>
        </w:tc>
        <w:tc>
          <w:tcPr>
            <w:tcW w:w="7605" w:type="dxa"/>
          </w:tcPr>
          <w:p w14:paraId="5256494D" w14:textId="6DE87BFE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Network Access Control</w:t>
            </w:r>
          </w:p>
        </w:tc>
      </w:tr>
      <w:tr w:rsidR="008A4976" w:rsidRPr="00224045" w14:paraId="45F04C7E" w14:textId="77777777" w:rsidTr="00224045">
        <w:tc>
          <w:tcPr>
            <w:tcW w:w="0" w:type="auto"/>
          </w:tcPr>
          <w:p w14:paraId="60DD1690" w14:textId="664CC1BC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NIST </w:t>
            </w:r>
          </w:p>
        </w:tc>
        <w:tc>
          <w:tcPr>
            <w:tcW w:w="7605" w:type="dxa"/>
          </w:tcPr>
          <w:p w14:paraId="1CB77AD7" w14:textId="0AE9A64E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National Institute of Standards and Technology</w:t>
            </w:r>
          </w:p>
        </w:tc>
      </w:tr>
      <w:tr w:rsidR="008A4976" w:rsidRPr="00224045" w14:paraId="321C2FDD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2EB35511" w14:textId="29B13186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NTP </w:t>
            </w:r>
          </w:p>
        </w:tc>
        <w:tc>
          <w:tcPr>
            <w:tcW w:w="7605" w:type="dxa"/>
          </w:tcPr>
          <w:p w14:paraId="30D3381B" w14:textId="409DA885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Network Time Protocol</w:t>
            </w:r>
          </w:p>
        </w:tc>
      </w:tr>
      <w:tr w:rsidR="008A4976" w:rsidRPr="00224045" w14:paraId="19DC7A9C" w14:textId="77777777" w:rsidTr="00224045">
        <w:tc>
          <w:tcPr>
            <w:tcW w:w="0" w:type="auto"/>
          </w:tcPr>
          <w:p w14:paraId="7E64F2C5" w14:textId="0DC5AE8F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OT </w:t>
            </w:r>
          </w:p>
        </w:tc>
        <w:tc>
          <w:tcPr>
            <w:tcW w:w="7605" w:type="dxa"/>
          </w:tcPr>
          <w:p w14:paraId="01C26655" w14:textId="7B56DA44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Operational Technology</w:t>
            </w:r>
          </w:p>
        </w:tc>
      </w:tr>
      <w:tr w:rsidR="008A4976" w:rsidRPr="00224045" w14:paraId="61BE9989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3A588133" w14:textId="73C6655C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OIDC </w:t>
            </w:r>
          </w:p>
        </w:tc>
        <w:tc>
          <w:tcPr>
            <w:tcW w:w="7605" w:type="dxa"/>
          </w:tcPr>
          <w:p w14:paraId="706159CA" w14:textId="4E006EBE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OpenID Connect</w:t>
            </w:r>
          </w:p>
        </w:tc>
      </w:tr>
      <w:tr w:rsidR="008A4976" w:rsidRPr="00224045" w14:paraId="59677795" w14:textId="77777777" w:rsidTr="00224045">
        <w:tc>
          <w:tcPr>
            <w:tcW w:w="0" w:type="auto"/>
          </w:tcPr>
          <w:p w14:paraId="6815000C" w14:textId="1D2B6A38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OS </w:t>
            </w:r>
          </w:p>
        </w:tc>
        <w:tc>
          <w:tcPr>
            <w:tcW w:w="7605" w:type="dxa"/>
          </w:tcPr>
          <w:p w14:paraId="08AFC00D" w14:textId="01A55B99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Operating System</w:t>
            </w:r>
          </w:p>
        </w:tc>
      </w:tr>
      <w:tr w:rsidR="008A4976" w:rsidRPr="00224045" w14:paraId="7A3BC1B6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71636631" w14:textId="25969A1F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PAM </w:t>
            </w:r>
          </w:p>
        </w:tc>
        <w:tc>
          <w:tcPr>
            <w:tcW w:w="7605" w:type="dxa"/>
          </w:tcPr>
          <w:p w14:paraId="0D54688E" w14:textId="3FB7B7A0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Privileged Access Management</w:t>
            </w:r>
          </w:p>
        </w:tc>
      </w:tr>
      <w:tr w:rsidR="008A4976" w:rsidRPr="00224045" w14:paraId="348EE744" w14:textId="77777777" w:rsidTr="00224045">
        <w:tc>
          <w:tcPr>
            <w:tcW w:w="0" w:type="auto"/>
          </w:tcPr>
          <w:p w14:paraId="618350CF" w14:textId="1DA35E72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PDCA </w:t>
            </w:r>
          </w:p>
        </w:tc>
        <w:tc>
          <w:tcPr>
            <w:tcW w:w="7605" w:type="dxa"/>
          </w:tcPr>
          <w:p w14:paraId="05C01269" w14:textId="060C5410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Plan–Do–Check–Act</w:t>
            </w:r>
          </w:p>
        </w:tc>
      </w:tr>
      <w:tr w:rsidR="008A4976" w:rsidRPr="00224045" w14:paraId="1A009208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694ADA1E" w14:textId="1F6B0452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PKI </w:t>
            </w:r>
          </w:p>
        </w:tc>
        <w:tc>
          <w:tcPr>
            <w:tcW w:w="7605" w:type="dxa"/>
          </w:tcPr>
          <w:p w14:paraId="779E9680" w14:textId="2201AE13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Public Key Infrastructure</w:t>
            </w:r>
          </w:p>
        </w:tc>
      </w:tr>
      <w:tr w:rsidR="008A4976" w:rsidRPr="00224045" w14:paraId="7FA01CD1" w14:textId="77777777" w:rsidTr="00224045">
        <w:tc>
          <w:tcPr>
            <w:tcW w:w="0" w:type="auto"/>
          </w:tcPr>
          <w:p w14:paraId="22EEF52E" w14:textId="67918D83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RBAC </w:t>
            </w:r>
          </w:p>
        </w:tc>
        <w:tc>
          <w:tcPr>
            <w:tcW w:w="7605" w:type="dxa"/>
          </w:tcPr>
          <w:p w14:paraId="4440A8FF" w14:textId="357FD496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Role-Based Access Control</w:t>
            </w:r>
          </w:p>
        </w:tc>
      </w:tr>
      <w:tr w:rsidR="008A4976" w:rsidRPr="00224045" w14:paraId="0B4531BF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3C7E8A7E" w14:textId="55EEBE9E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RCA </w:t>
            </w:r>
          </w:p>
        </w:tc>
        <w:tc>
          <w:tcPr>
            <w:tcW w:w="7605" w:type="dxa"/>
          </w:tcPr>
          <w:p w14:paraId="5D93D452" w14:textId="040B557D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Root Cause Analysis</w:t>
            </w:r>
          </w:p>
        </w:tc>
      </w:tr>
      <w:tr w:rsidR="008A4976" w:rsidRPr="00224045" w14:paraId="086E151F" w14:textId="77777777" w:rsidTr="00224045">
        <w:tc>
          <w:tcPr>
            <w:tcW w:w="0" w:type="auto"/>
          </w:tcPr>
          <w:p w14:paraId="78922BB3" w14:textId="4313A00B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RADIUS </w:t>
            </w:r>
          </w:p>
        </w:tc>
        <w:tc>
          <w:tcPr>
            <w:tcW w:w="7605" w:type="dxa"/>
          </w:tcPr>
          <w:p w14:paraId="1AA35E87" w14:textId="41DB4B77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Remote Authentication Dial-In User Service</w:t>
            </w:r>
          </w:p>
        </w:tc>
      </w:tr>
      <w:tr w:rsidR="008A4976" w:rsidRPr="00224045" w14:paraId="405D0BD3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022D02F5" w14:textId="62EFAE5F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RPO </w:t>
            </w:r>
          </w:p>
        </w:tc>
        <w:tc>
          <w:tcPr>
            <w:tcW w:w="7605" w:type="dxa"/>
          </w:tcPr>
          <w:p w14:paraId="13D7296E" w14:textId="14EAF0C5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Recovery Point Objective</w:t>
            </w:r>
          </w:p>
        </w:tc>
      </w:tr>
      <w:tr w:rsidR="008A4976" w:rsidRPr="00224045" w14:paraId="2B6F16E8" w14:textId="77777777" w:rsidTr="00224045">
        <w:tc>
          <w:tcPr>
            <w:tcW w:w="0" w:type="auto"/>
          </w:tcPr>
          <w:p w14:paraId="4C9B643C" w14:textId="20014D54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lastRenderedPageBreak/>
              <w:t xml:space="preserve">RTO </w:t>
            </w:r>
          </w:p>
        </w:tc>
        <w:tc>
          <w:tcPr>
            <w:tcW w:w="7605" w:type="dxa"/>
          </w:tcPr>
          <w:p w14:paraId="00612FB0" w14:textId="1423758F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Recovery Time Objective</w:t>
            </w:r>
          </w:p>
        </w:tc>
      </w:tr>
      <w:tr w:rsidR="008A4976" w:rsidRPr="00224045" w14:paraId="28106A70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7E2CD8DD" w14:textId="6D0048AF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SAML </w:t>
            </w:r>
          </w:p>
        </w:tc>
        <w:tc>
          <w:tcPr>
            <w:tcW w:w="7605" w:type="dxa"/>
          </w:tcPr>
          <w:p w14:paraId="198896DD" w14:textId="2F61A712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Security Assertion Markup Language</w:t>
            </w:r>
          </w:p>
        </w:tc>
      </w:tr>
      <w:tr w:rsidR="008A4976" w:rsidRPr="00224045" w14:paraId="54A7AA98" w14:textId="77777777" w:rsidTr="00224045">
        <w:tc>
          <w:tcPr>
            <w:tcW w:w="0" w:type="auto"/>
          </w:tcPr>
          <w:p w14:paraId="18D00F79" w14:textId="3EF1521E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SAN </w:t>
            </w:r>
          </w:p>
        </w:tc>
        <w:tc>
          <w:tcPr>
            <w:tcW w:w="7605" w:type="dxa"/>
          </w:tcPr>
          <w:p w14:paraId="00EE650F" w14:textId="50533940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Storage Area Network</w:t>
            </w:r>
          </w:p>
        </w:tc>
      </w:tr>
      <w:tr w:rsidR="008A4976" w:rsidRPr="00224045" w14:paraId="551B457D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3F486143" w14:textId="78872AFC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>SD-WAN</w:t>
            </w:r>
          </w:p>
        </w:tc>
        <w:tc>
          <w:tcPr>
            <w:tcW w:w="7605" w:type="dxa"/>
          </w:tcPr>
          <w:p w14:paraId="56C816B0" w14:textId="23C832AE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Software-Defined Wide Area Network</w:t>
            </w:r>
          </w:p>
        </w:tc>
      </w:tr>
      <w:tr w:rsidR="008A4976" w:rsidRPr="00224045" w14:paraId="6BDB1F97" w14:textId="77777777" w:rsidTr="00224045">
        <w:tc>
          <w:tcPr>
            <w:tcW w:w="0" w:type="auto"/>
          </w:tcPr>
          <w:p w14:paraId="1245A74D" w14:textId="458C89B6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SIEM </w:t>
            </w:r>
          </w:p>
        </w:tc>
        <w:tc>
          <w:tcPr>
            <w:tcW w:w="7605" w:type="dxa"/>
          </w:tcPr>
          <w:p w14:paraId="152FF51D" w14:textId="524CFC4D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Security Information and Event Management</w:t>
            </w:r>
          </w:p>
        </w:tc>
      </w:tr>
      <w:tr w:rsidR="008A4976" w:rsidRPr="00224045" w14:paraId="230B46B0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5057DDB0" w14:textId="3B8BF5E4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SLA </w:t>
            </w:r>
          </w:p>
        </w:tc>
        <w:tc>
          <w:tcPr>
            <w:tcW w:w="7605" w:type="dxa"/>
          </w:tcPr>
          <w:p w14:paraId="55E09043" w14:textId="6E77ED90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Service Level Agreement</w:t>
            </w:r>
          </w:p>
        </w:tc>
      </w:tr>
      <w:tr w:rsidR="008A4976" w:rsidRPr="00224045" w14:paraId="1EB49296" w14:textId="77777777" w:rsidTr="00224045">
        <w:tc>
          <w:tcPr>
            <w:tcW w:w="0" w:type="auto"/>
          </w:tcPr>
          <w:p w14:paraId="02A39A71" w14:textId="0364FF74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SOAR </w:t>
            </w:r>
          </w:p>
        </w:tc>
        <w:tc>
          <w:tcPr>
            <w:tcW w:w="7605" w:type="dxa"/>
          </w:tcPr>
          <w:p w14:paraId="5968A5FC" w14:textId="09E1941E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Security Orchestration, Automation and Response</w:t>
            </w:r>
          </w:p>
        </w:tc>
      </w:tr>
      <w:tr w:rsidR="008A4976" w:rsidRPr="00224045" w14:paraId="75ACE352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10684D67" w14:textId="54A8AD87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proofErr w:type="spellStart"/>
            <w:r w:rsidRPr="00224045">
              <w:rPr>
                <w:rFonts w:ascii="Tahoma" w:hAnsi="Tahoma" w:cs="Tahoma"/>
                <w:color w:val="000000"/>
              </w:rPr>
              <w:t>SoD</w:t>
            </w:r>
            <w:proofErr w:type="spellEnd"/>
            <w:r w:rsidRPr="00224045">
              <w:rPr>
                <w:rFonts w:ascii="Tahoma" w:hAnsi="Tahoma" w:cs="Tahoma"/>
                <w:color w:val="000000"/>
              </w:rPr>
              <w:t xml:space="preserve"> </w:t>
            </w:r>
          </w:p>
        </w:tc>
        <w:tc>
          <w:tcPr>
            <w:tcW w:w="7605" w:type="dxa"/>
          </w:tcPr>
          <w:p w14:paraId="0C6E11C8" w14:textId="2DFBFE78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Segregation of Duties</w:t>
            </w:r>
          </w:p>
        </w:tc>
      </w:tr>
      <w:tr w:rsidR="008A4976" w:rsidRPr="00224045" w14:paraId="7BC66494" w14:textId="77777777" w:rsidTr="00224045">
        <w:tc>
          <w:tcPr>
            <w:tcW w:w="0" w:type="auto"/>
          </w:tcPr>
          <w:p w14:paraId="0499AD70" w14:textId="6615EA35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SOC </w:t>
            </w:r>
          </w:p>
        </w:tc>
        <w:tc>
          <w:tcPr>
            <w:tcW w:w="7605" w:type="dxa"/>
          </w:tcPr>
          <w:p w14:paraId="169F63DA" w14:textId="375E0495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Security Operations Center</w:t>
            </w:r>
          </w:p>
        </w:tc>
      </w:tr>
      <w:tr w:rsidR="008A4976" w:rsidRPr="00224045" w14:paraId="7114802E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050D7F6D" w14:textId="71C6EF1C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SSH </w:t>
            </w:r>
          </w:p>
        </w:tc>
        <w:tc>
          <w:tcPr>
            <w:tcW w:w="7605" w:type="dxa"/>
          </w:tcPr>
          <w:p w14:paraId="71DE1D3C" w14:textId="2CE28A71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Secure Shell</w:t>
            </w:r>
          </w:p>
        </w:tc>
      </w:tr>
      <w:tr w:rsidR="008A4976" w:rsidRPr="00224045" w14:paraId="2DEE3C05" w14:textId="77777777" w:rsidTr="00224045">
        <w:tc>
          <w:tcPr>
            <w:tcW w:w="0" w:type="auto"/>
          </w:tcPr>
          <w:p w14:paraId="3A864871" w14:textId="77CFE8AC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TLS </w:t>
            </w:r>
          </w:p>
        </w:tc>
        <w:tc>
          <w:tcPr>
            <w:tcW w:w="7605" w:type="dxa"/>
          </w:tcPr>
          <w:p w14:paraId="4C95E7E6" w14:textId="09E5E161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Transport Layer Security</w:t>
            </w:r>
          </w:p>
        </w:tc>
      </w:tr>
      <w:tr w:rsidR="008A4976" w:rsidRPr="00224045" w14:paraId="4DC4C08F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27816103" w14:textId="7E1E1713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TPM </w:t>
            </w:r>
          </w:p>
        </w:tc>
        <w:tc>
          <w:tcPr>
            <w:tcW w:w="7605" w:type="dxa"/>
          </w:tcPr>
          <w:p w14:paraId="297377B9" w14:textId="5303EEEC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Trusted Platform Module</w:t>
            </w:r>
          </w:p>
        </w:tc>
      </w:tr>
      <w:tr w:rsidR="008A4976" w:rsidRPr="00224045" w14:paraId="2E3A3D57" w14:textId="77777777" w:rsidTr="00224045">
        <w:tc>
          <w:tcPr>
            <w:tcW w:w="0" w:type="auto"/>
          </w:tcPr>
          <w:p w14:paraId="101C0B50" w14:textId="63683933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VLAN </w:t>
            </w:r>
          </w:p>
        </w:tc>
        <w:tc>
          <w:tcPr>
            <w:tcW w:w="7605" w:type="dxa"/>
          </w:tcPr>
          <w:p w14:paraId="1EEABBFB" w14:textId="58F1C5C6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Virtual Local Area Network</w:t>
            </w:r>
          </w:p>
        </w:tc>
      </w:tr>
      <w:tr w:rsidR="008A4976" w:rsidRPr="00224045" w14:paraId="3D19CB9E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0B4FEC14" w14:textId="306738C3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VM </w:t>
            </w:r>
          </w:p>
        </w:tc>
        <w:tc>
          <w:tcPr>
            <w:tcW w:w="7605" w:type="dxa"/>
          </w:tcPr>
          <w:p w14:paraId="14207AF5" w14:textId="4E3D284D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Virtual Machine</w:t>
            </w:r>
          </w:p>
        </w:tc>
      </w:tr>
      <w:tr w:rsidR="008A4976" w:rsidRPr="00224045" w14:paraId="5A864AF6" w14:textId="77777777" w:rsidTr="00224045">
        <w:tc>
          <w:tcPr>
            <w:tcW w:w="0" w:type="auto"/>
          </w:tcPr>
          <w:p w14:paraId="21A5323C" w14:textId="02F96583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VPN </w:t>
            </w:r>
          </w:p>
        </w:tc>
        <w:tc>
          <w:tcPr>
            <w:tcW w:w="7605" w:type="dxa"/>
          </w:tcPr>
          <w:p w14:paraId="5984E65C" w14:textId="1B3FF6FB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Virtual Private Network</w:t>
            </w:r>
          </w:p>
        </w:tc>
      </w:tr>
      <w:tr w:rsidR="008A4976" w:rsidRPr="00224045" w14:paraId="1AC0FF76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6CF69CA7" w14:textId="34B80FCF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VRF </w:t>
            </w:r>
          </w:p>
        </w:tc>
        <w:tc>
          <w:tcPr>
            <w:tcW w:w="7605" w:type="dxa"/>
          </w:tcPr>
          <w:p w14:paraId="4BE491FA" w14:textId="7FF2A8F6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Virtual Routing and Forwarding</w:t>
            </w:r>
          </w:p>
        </w:tc>
      </w:tr>
      <w:tr w:rsidR="008A4976" w:rsidRPr="00224045" w14:paraId="6F90BCD7" w14:textId="77777777" w:rsidTr="00224045">
        <w:tc>
          <w:tcPr>
            <w:tcW w:w="0" w:type="auto"/>
          </w:tcPr>
          <w:p w14:paraId="79150AF6" w14:textId="14433B0A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VRRP </w:t>
            </w:r>
          </w:p>
        </w:tc>
        <w:tc>
          <w:tcPr>
            <w:tcW w:w="7605" w:type="dxa"/>
          </w:tcPr>
          <w:p w14:paraId="375268F1" w14:textId="1B48E4E6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Virtual Router Redundancy Protocol</w:t>
            </w:r>
          </w:p>
        </w:tc>
      </w:tr>
      <w:tr w:rsidR="008A4976" w:rsidRPr="00224045" w14:paraId="18D071A9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1EA97566" w14:textId="723CBA02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WWN </w:t>
            </w:r>
          </w:p>
        </w:tc>
        <w:tc>
          <w:tcPr>
            <w:tcW w:w="7605" w:type="dxa"/>
          </w:tcPr>
          <w:p w14:paraId="6609961B" w14:textId="56820506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World Wide Name</w:t>
            </w:r>
          </w:p>
        </w:tc>
      </w:tr>
      <w:tr w:rsidR="008A4976" w:rsidRPr="00224045" w14:paraId="72A973C2" w14:textId="77777777" w:rsidTr="00224045">
        <w:tc>
          <w:tcPr>
            <w:tcW w:w="0" w:type="auto"/>
          </w:tcPr>
          <w:p w14:paraId="0FA530CC" w14:textId="1EB8D497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XDR </w:t>
            </w:r>
          </w:p>
        </w:tc>
        <w:tc>
          <w:tcPr>
            <w:tcW w:w="7605" w:type="dxa"/>
          </w:tcPr>
          <w:p w14:paraId="4F4DB1C3" w14:textId="55079D3B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Extended Detection and Response</w:t>
            </w:r>
          </w:p>
        </w:tc>
      </w:tr>
    </w:tbl>
    <w:p w14:paraId="61D4E7D1" w14:textId="77777777" w:rsidR="006B1345" w:rsidRPr="00224045" w:rsidRDefault="006B1345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7FFB5BC0" w14:textId="77777777" w:rsidR="008A4976" w:rsidRPr="00224045" w:rsidRDefault="008A4976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F566FB4" w14:textId="77777777" w:rsidR="008A4976" w:rsidRPr="00224045" w:rsidRDefault="008A4976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762DFA9" w14:textId="77777777" w:rsidR="008A4976" w:rsidRPr="00224045" w:rsidRDefault="008A4976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AC47A3C" w14:textId="77777777" w:rsidR="00224045" w:rsidRDefault="00224045" w:rsidP="00224045">
      <w:pPr>
        <w:pStyle w:val="Heading1"/>
        <w:spacing w:line="276" w:lineRule="auto"/>
        <w:ind w:left="284"/>
        <w:rPr>
          <w:rFonts w:ascii="Tahoma" w:eastAsia="Times New Roman" w:hAnsi="Tahoma" w:cs="Tahoma"/>
        </w:rPr>
      </w:pPr>
    </w:p>
    <w:p w14:paraId="375437C9" w14:textId="458858D3" w:rsidR="00135D0E" w:rsidRPr="00224045" w:rsidRDefault="00135D0E" w:rsidP="00224045">
      <w:pPr>
        <w:pStyle w:val="Heading1"/>
        <w:spacing w:line="276" w:lineRule="auto"/>
        <w:ind w:left="284"/>
        <w:rPr>
          <w:rFonts w:ascii="Tahoma" w:eastAsia="Times New Roman" w:hAnsi="Tahoma" w:cs="Tahoma"/>
        </w:rPr>
      </w:pPr>
      <w:bookmarkStart w:id="7" w:name="_Toc213673664"/>
      <w:commentRangeStart w:id="8"/>
      <w:r w:rsidRPr="00224045">
        <w:rPr>
          <w:rFonts w:ascii="Tahoma" w:eastAsia="Times New Roman" w:hAnsi="Tahoma" w:cs="Tahoma"/>
        </w:rPr>
        <w:t>1. Introduction</w:t>
      </w:r>
      <w:bookmarkEnd w:id="7"/>
      <w:commentRangeEnd w:id="8"/>
      <w:r w:rsidR="002D1A10">
        <w:rPr>
          <w:rStyle w:val="CommentReference"/>
          <w:rFonts w:asciiTheme="minorHAnsi" w:eastAsiaTheme="minorHAnsi" w:hAnsiTheme="minorHAnsi" w:cstheme="minorBidi"/>
          <w:b w:val="0"/>
          <w:color w:val="auto"/>
        </w:rPr>
        <w:commentReference w:id="8"/>
      </w:r>
    </w:p>
    <w:p w14:paraId="34ECEE64" w14:textId="77777777" w:rsidR="00135D0E" w:rsidRPr="00224045" w:rsidRDefault="00135D0E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This document defines the information security architecture of the organization ***** in accordance with international standards ISO/IEC 27001 and ISO/IEC 27002. The architecture aims to ensure the confidentiality, integrity, and availability of information resources, as well as to minimize risks and ensure regulatory compliance.</w:t>
      </w:r>
    </w:p>
    <w:p w14:paraId="00823A0A" w14:textId="77777777" w:rsidR="00135D0E" w:rsidRPr="00224045" w:rsidRDefault="00135D0E" w:rsidP="00F55B26">
      <w:pPr>
        <w:pStyle w:val="Heading1"/>
        <w:spacing w:line="276" w:lineRule="auto"/>
        <w:ind w:left="284"/>
        <w:rPr>
          <w:rFonts w:ascii="Tahoma" w:eastAsia="Times New Roman" w:hAnsi="Tahoma" w:cs="Tahoma"/>
        </w:rPr>
      </w:pPr>
      <w:bookmarkStart w:id="9" w:name="_Toc213673665"/>
      <w:r w:rsidRPr="00224045">
        <w:rPr>
          <w:rFonts w:ascii="Tahoma" w:eastAsia="Times New Roman" w:hAnsi="Tahoma" w:cs="Tahoma"/>
        </w:rPr>
        <w:t>2. Objectives and Principles</w:t>
      </w:r>
      <w:bookmarkEnd w:id="9"/>
    </w:p>
    <w:p w14:paraId="1EF93E98" w14:textId="77777777" w:rsidR="00135D0E" w:rsidRPr="00224045" w:rsidRDefault="00135D0E" w:rsidP="00F55B26">
      <w:pPr>
        <w:pStyle w:val="Heading4"/>
        <w:spacing w:line="276" w:lineRule="auto"/>
        <w:ind w:left="284"/>
        <w:rPr>
          <w:rFonts w:ascii="Tahoma" w:hAnsi="Tahoma" w:cs="Tahoma"/>
        </w:rPr>
      </w:pPr>
      <w:r w:rsidRPr="00224045">
        <w:rPr>
          <w:rFonts w:ascii="Tahoma" w:hAnsi="Tahoma" w:cs="Tahoma"/>
        </w:rPr>
        <w:t>Primary objectives of the security architecture:</w:t>
      </w:r>
    </w:p>
    <w:p w14:paraId="5AE30018" w14:textId="77777777" w:rsidR="00135D0E" w:rsidRPr="00224045" w:rsidRDefault="00135D0E" w:rsidP="00D842F5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Establish a unified secure infrastructure.</w:t>
      </w:r>
    </w:p>
    <w:p w14:paraId="51878ADF" w14:textId="77777777" w:rsidR="00135D0E" w:rsidRPr="00224045" w:rsidRDefault="00135D0E" w:rsidP="00D842F5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Provide multi-layered protection for data and services.</w:t>
      </w:r>
    </w:p>
    <w:p w14:paraId="57E76F9E" w14:textId="77777777" w:rsidR="00135D0E" w:rsidRPr="00224045" w:rsidRDefault="00135D0E" w:rsidP="00D842F5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Implement the principles of least privilege and segmentation.</w:t>
      </w:r>
    </w:p>
    <w:p w14:paraId="64B1DBBC" w14:textId="77777777" w:rsidR="00135D0E" w:rsidRPr="00224045" w:rsidRDefault="00135D0E" w:rsidP="00D842F5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Enhance system resilience and manageability.</w:t>
      </w:r>
    </w:p>
    <w:p w14:paraId="1647A540" w14:textId="77777777" w:rsidR="00135D0E" w:rsidRPr="00224045" w:rsidRDefault="00135D0E" w:rsidP="00F55B26">
      <w:pPr>
        <w:pStyle w:val="Heading4"/>
        <w:spacing w:line="276" w:lineRule="auto"/>
        <w:ind w:left="284"/>
        <w:rPr>
          <w:rFonts w:ascii="Tahoma" w:hAnsi="Tahoma" w:cs="Tahoma"/>
        </w:rPr>
      </w:pPr>
      <w:r w:rsidRPr="00224045">
        <w:rPr>
          <w:rFonts w:ascii="Tahoma" w:hAnsi="Tahoma" w:cs="Tahoma"/>
        </w:rPr>
        <w:t>Core principles:</w:t>
      </w:r>
    </w:p>
    <w:p w14:paraId="559B3595" w14:textId="77777777" w:rsidR="00135D0E" w:rsidRPr="00224045" w:rsidRDefault="00135D0E" w:rsidP="00D842F5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Defense in depth</w:t>
      </w:r>
    </w:p>
    <w:p w14:paraId="3E636AD9" w14:textId="77777777" w:rsidR="00135D0E" w:rsidRPr="00224045" w:rsidRDefault="00135D0E" w:rsidP="00D842F5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Separation of duties</w:t>
      </w:r>
    </w:p>
    <w:p w14:paraId="0706D8E2" w14:textId="77777777" w:rsidR="00135D0E" w:rsidRPr="00224045" w:rsidRDefault="00135D0E" w:rsidP="00D842F5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Continuous monitoring and improvement</w:t>
      </w:r>
    </w:p>
    <w:p w14:paraId="2CBB059C" w14:textId="77777777" w:rsidR="00F55B26" w:rsidRPr="00224045" w:rsidRDefault="00F55B26" w:rsidP="00D842F5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Compliance with ISO/IEC 27001 / 27002 requirements</w:t>
      </w:r>
    </w:p>
    <w:p w14:paraId="1DD2EB4B" w14:textId="77777777" w:rsidR="00F55B26" w:rsidRPr="00224045" w:rsidRDefault="00F55B26" w:rsidP="00F55B26">
      <w:pPr>
        <w:pStyle w:val="ListParagraph"/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3F9969DF" w14:textId="77777777" w:rsidR="00135D0E" w:rsidRPr="00224045" w:rsidRDefault="00135D0E" w:rsidP="00C21190">
      <w:pPr>
        <w:spacing w:after="0" w:line="276" w:lineRule="auto"/>
        <w:ind w:left="360"/>
        <w:rPr>
          <w:rFonts w:ascii="Tahoma" w:eastAsia="Times New Roman" w:hAnsi="Tahoma" w:cs="Tahoma"/>
          <w:sz w:val="24"/>
          <w:szCs w:val="24"/>
        </w:rPr>
      </w:pPr>
    </w:p>
    <w:p w14:paraId="7B7F70BE" w14:textId="77777777" w:rsidR="00F13444" w:rsidRPr="00224045" w:rsidRDefault="00F13444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631515F8" w14:textId="77777777" w:rsidR="00F13444" w:rsidRPr="00224045" w:rsidRDefault="00F13444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AF8A921" w14:textId="77777777" w:rsidR="00F13444" w:rsidRPr="00224045" w:rsidRDefault="00F13444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707D2F40" w14:textId="77777777" w:rsidR="00F13444" w:rsidRPr="00224045" w:rsidRDefault="00F13444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0D8AA968" w14:textId="77777777" w:rsidR="00F13444" w:rsidRPr="00224045" w:rsidRDefault="00F13444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B91B7B3" w14:textId="77777777" w:rsidR="00F13444" w:rsidRPr="00224045" w:rsidRDefault="00F13444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40411B5B" w14:textId="77777777" w:rsidR="00F13444" w:rsidRPr="00224045" w:rsidRDefault="00F13444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CC336EC" w14:textId="77777777" w:rsidR="00F13444" w:rsidRPr="00224045" w:rsidRDefault="00F13444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081EAC71" w14:textId="77777777" w:rsidR="00F13444" w:rsidRPr="00224045" w:rsidRDefault="00F13444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BCA2114" w14:textId="77777777" w:rsidR="00F13444" w:rsidRPr="00224045" w:rsidRDefault="00F13444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463AE52" w14:textId="77777777" w:rsidR="00F13444" w:rsidRPr="00224045" w:rsidRDefault="00F13444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660F322" w14:textId="77777777" w:rsidR="00135D0E" w:rsidRPr="00224045" w:rsidRDefault="00135D0E" w:rsidP="00F55B26">
      <w:pPr>
        <w:pStyle w:val="Heading1"/>
        <w:spacing w:line="276" w:lineRule="auto"/>
        <w:rPr>
          <w:rFonts w:ascii="Tahoma" w:eastAsia="Times New Roman" w:hAnsi="Tahoma" w:cs="Tahoma"/>
        </w:rPr>
      </w:pPr>
      <w:bookmarkStart w:id="10" w:name="_Toc213673666"/>
      <w:r w:rsidRPr="00224045">
        <w:rPr>
          <w:rFonts w:ascii="Tahoma" w:eastAsia="Times New Roman" w:hAnsi="Tahoma" w:cs="Tahoma"/>
        </w:rPr>
        <w:t>3. Architectural Sections</w:t>
      </w:r>
      <w:bookmarkEnd w:id="10"/>
    </w:p>
    <w:p w14:paraId="405C269C" w14:textId="77777777" w:rsidR="00135D0E" w:rsidRPr="00224045" w:rsidRDefault="00135D0E" w:rsidP="00F55B26">
      <w:pPr>
        <w:pStyle w:val="Heading2"/>
        <w:spacing w:line="276" w:lineRule="auto"/>
        <w:rPr>
          <w:rFonts w:ascii="Tahoma" w:eastAsia="Times New Roman" w:hAnsi="Tahoma" w:cs="Tahoma"/>
        </w:rPr>
      </w:pPr>
      <w:bookmarkStart w:id="11" w:name="_Toc213673667"/>
      <w:r w:rsidRPr="00224045">
        <w:rPr>
          <w:rFonts w:ascii="Tahoma" w:eastAsia="Times New Roman" w:hAnsi="Tahoma" w:cs="Tahoma"/>
        </w:rPr>
        <w:t>3.1 Network Security</w:t>
      </w:r>
      <w:bookmarkEnd w:id="11"/>
    </w:p>
    <w:p w14:paraId="2A41FE8C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Principles:</w:t>
      </w:r>
    </w:p>
    <w:p w14:paraId="40CF0C76" w14:textId="77777777" w:rsidR="00135D0E" w:rsidRPr="00224045" w:rsidRDefault="00135D0E" w:rsidP="00D842F5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commentRangeStart w:id="12"/>
      <w:r w:rsidRPr="00224045">
        <w:rPr>
          <w:rFonts w:ascii="Tahoma" w:eastAsia="Times New Roman" w:hAnsi="Tahoma" w:cs="Tahoma"/>
          <w:sz w:val="24"/>
          <w:szCs w:val="24"/>
        </w:rPr>
        <w:t>Network architecture must follow multi-layered security and Zero Trust principles.</w:t>
      </w:r>
      <w:commentRangeEnd w:id="12"/>
      <w:r w:rsidR="000D14FA">
        <w:rPr>
          <w:rStyle w:val="CommentReference"/>
        </w:rPr>
        <w:commentReference w:id="12"/>
      </w:r>
    </w:p>
    <w:p w14:paraId="621DEF45" w14:textId="77777777" w:rsidR="00135D0E" w:rsidRPr="00224045" w:rsidRDefault="00135D0E" w:rsidP="00D842F5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Segmentation should minimize lateral threat movement and ensure isolation of critical resources.</w:t>
      </w:r>
    </w:p>
    <w:p w14:paraId="31711331" w14:textId="77777777" w:rsidR="00135D0E" w:rsidRPr="00224045" w:rsidRDefault="00135D0E" w:rsidP="00D842F5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Redundancy and high availability ensure continuity of operations and minimize downtime.</w:t>
      </w:r>
    </w:p>
    <w:p w14:paraId="0580EFC0" w14:textId="684F0141" w:rsidR="00A04C81" w:rsidRPr="00224045" w:rsidRDefault="00A04C81" w:rsidP="00D842F5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Configuration consistency must be maintained through standardized templates and automated provisioning.</w:t>
      </w:r>
    </w:p>
    <w:p w14:paraId="5D816871" w14:textId="39EFF6ED" w:rsidR="00A04C81" w:rsidRPr="00224045" w:rsidRDefault="00A04C81" w:rsidP="00D842F5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Network components and communication channels must use strong encryption and authenticated protocols only.</w:t>
      </w:r>
    </w:p>
    <w:p w14:paraId="280D144F" w14:textId="77777777" w:rsidR="00A04C81" w:rsidRPr="00224045" w:rsidRDefault="00A04C81" w:rsidP="00D842F5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Security controls must be centrally managed with full traceability and auditability.</w:t>
      </w:r>
    </w:p>
    <w:p w14:paraId="4E687916" w14:textId="7BD15093" w:rsidR="00A04C81" w:rsidRPr="00224045" w:rsidRDefault="00A04C81" w:rsidP="00D842F5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Any deviation from approved network design requires risk evaluation and formal change approval.</w:t>
      </w:r>
    </w:p>
    <w:p w14:paraId="59FA1292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commentRangeStart w:id="13"/>
      <w:r w:rsidRPr="00224045">
        <w:rPr>
          <w:rFonts w:ascii="Tahoma" w:hAnsi="Tahoma" w:cs="Tahoma"/>
        </w:rPr>
        <w:t>Requirements:</w:t>
      </w:r>
      <w:commentRangeEnd w:id="13"/>
      <w:r w:rsidR="00641265">
        <w:rPr>
          <w:rStyle w:val="CommentReference"/>
          <w:rFonts w:asciiTheme="minorHAnsi" w:eastAsiaTheme="minorHAnsi" w:hAnsiTheme="minorHAnsi" w:cstheme="minorBidi"/>
          <w:b w:val="0"/>
          <w:bCs w:val="0"/>
        </w:rPr>
        <w:commentReference w:id="13"/>
      </w:r>
    </w:p>
    <w:p w14:paraId="69A747B9" w14:textId="77777777" w:rsidR="00135D0E" w:rsidRPr="00224045" w:rsidRDefault="00135D0E" w:rsidP="00D842F5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Define and document network zoning architecture (production, management, DMZ, OT, user, etc.).</w:t>
      </w:r>
    </w:p>
    <w:p w14:paraId="5177787F" w14:textId="77777777" w:rsidR="00135D0E" w:rsidRPr="00224045" w:rsidRDefault="00135D0E" w:rsidP="00D842F5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Implement inter-zone traffic control using certified security tools.</w:t>
      </w:r>
    </w:p>
    <w:p w14:paraId="6F567660" w14:textId="77777777" w:rsidR="00135D0E" w:rsidRPr="00224045" w:rsidRDefault="00135D0E" w:rsidP="00D842F5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Apply micro-segmentation to isolate workloads and services.</w:t>
      </w:r>
    </w:p>
    <w:p w14:paraId="630843B3" w14:textId="77777777" w:rsidR="00135D0E" w:rsidRPr="00224045" w:rsidRDefault="00135D0E" w:rsidP="00D842F5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Ensure tenant isolation (multi-tenancy) at VLAN/VRF level.</w:t>
      </w:r>
    </w:p>
    <w:p w14:paraId="4F1A098F" w14:textId="77777777" w:rsidR="00135D0E" w:rsidRPr="00224045" w:rsidRDefault="00135D0E" w:rsidP="00D842F5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Implement redundancy for network links and equipment.</w:t>
      </w:r>
    </w:p>
    <w:p w14:paraId="34EDA37E" w14:textId="77777777" w:rsidR="00135D0E" w:rsidRPr="00224045" w:rsidRDefault="00135D0E" w:rsidP="00D842F5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Apply routing protocol authentication to prevent route table compromise.</w:t>
      </w:r>
    </w:p>
    <w:p w14:paraId="1BA5EBDF" w14:textId="77777777" w:rsidR="00135D0E" w:rsidRPr="00224045" w:rsidRDefault="00135D0E" w:rsidP="00D842F5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Provide centralized management and monitoring of network infrastructure.</w:t>
      </w:r>
    </w:p>
    <w:p w14:paraId="47568E59" w14:textId="77777777" w:rsidR="00F13444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Implementation:</w:t>
      </w:r>
    </w:p>
    <w:p w14:paraId="5E9FB8FB" w14:textId="77777777" w:rsidR="00F13444" w:rsidRPr="00224045" w:rsidRDefault="00135D0E" w:rsidP="00D842F5">
      <w:pPr>
        <w:pStyle w:val="ListParagraph"/>
        <w:numPr>
          <w:ilvl w:val="1"/>
          <w:numId w:val="5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Physical and logical HA of network infrastructure via HA clusters, MCLAG, and VRRP.</w:t>
      </w:r>
    </w:p>
    <w:p w14:paraId="30886E6B" w14:textId="77777777" w:rsidR="00F55B26" w:rsidRPr="00224045" w:rsidRDefault="00135D0E" w:rsidP="00D842F5">
      <w:pPr>
        <w:pStyle w:val="ListParagraph"/>
        <w:numPr>
          <w:ilvl w:val="1"/>
          <w:numId w:val="5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Full traffic control (inbound, outbound, internal):</w:t>
      </w:r>
    </w:p>
    <w:p w14:paraId="7D00D4A9" w14:textId="77777777" w:rsidR="00F55B26" w:rsidRPr="00224045" w:rsidRDefault="00135D0E" w:rsidP="00D842F5">
      <w:pPr>
        <w:pStyle w:val="ListParagraph"/>
        <w:numPr>
          <w:ilvl w:val="0"/>
          <w:numId w:val="60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Border Firewall — control between external and internal zones.</w:t>
      </w:r>
    </w:p>
    <w:p w14:paraId="23EB56C6" w14:textId="77777777" w:rsidR="00F55B26" w:rsidRPr="00224045" w:rsidRDefault="00135D0E" w:rsidP="00D842F5">
      <w:pPr>
        <w:pStyle w:val="ListParagraph"/>
        <w:numPr>
          <w:ilvl w:val="0"/>
          <w:numId w:val="60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lastRenderedPageBreak/>
        <w:t>Internal Firewall — filter and analyze traffic between internal segments.</w:t>
      </w:r>
    </w:p>
    <w:p w14:paraId="166CBBAE" w14:textId="77777777" w:rsidR="00F55B26" w:rsidRPr="00224045" w:rsidRDefault="00135D0E" w:rsidP="00D842F5">
      <w:pPr>
        <w:pStyle w:val="ListParagraph"/>
        <w:numPr>
          <w:ilvl w:val="0"/>
          <w:numId w:val="60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Virtual Firewalls (</w:t>
      </w:r>
      <w:proofErr w:type="spellStart"/>
      <w:r w:rsidRPr="00224045">
        <w:rPr>
          <w:rFonts w:ascii="Tahoma" w:eastAsia="Times New Roman" w:hAnsi="Tahoma" w:cs="Tahoma"/>
          <w:sz w:val="24"/>
          <w:szCs w:val="24"/>
        </w:rPr>
        <w:t>vFW</w:t>
      </w:r>
      <w:proofErr w:type="spellEnd"/>
      <w:r w:rsidRPr="00224045">
        <w:rPr>
          <w:rFonts w:ascii="Tahoma" w:eastAsia="Times New Roman" w:hAnsi="Tahoma" w:cs="Tahoma"/>
          <w:sz w:val="24"/>
          <w:szCs w:val="24"/>
        </w:rPr>
        <w:t>) — control traffic in virtualized environments via Service Chain</w:t>
      </w:r>
      <w:r w:rsidR="00F55B26" w:rsidRPr="00224045">
        <w:rPr>
          <w:rFonts w:ascii="Tahoma" w:eastAsia="Times New Roman" w:hAnsi="Tahoma" w:cs="Tahoma"/>
          <w:sz w:val="24"/>
          <w:szCs w:val="24"/>
        </w:rPr>
        <w:t>e</w:t>
      </w:r>
      <w:r w:rsidRPr="00224045">
        <w:rPr>
          <w:rFonts w:ascii="Tahoma" w:eastAsia="Times New Roman" w:hAnsi="Tahoma" w:cs="Tahoma"/>
          <w:sz w:val="24"/>
          <w:szCs w:val="24"/>
        </w:rPr>
        <w:t>.</w:t>
      </w:r>
    </w:p>
    <w:p w14:paraId="6468BC34" w14:textId="77777777" w:rsidR="00F13444" w:rsidRPr="00224045" w:rsidRDefault="00135D0E" w:rsidP="00D842F5">
      <w:pPr>
        <w:pStyle w:val="ListParagraph"/>
        <w:numPr>
          <w:ilvl w:val="0"/>
          <w:numId w:val="60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Anti-DDoS systems to protect external perimeter.</w:t>
      </w:r>
    </w:p>
    <w:p w14:paraId="2109075C" w14:textId="77777777" w:rsidR="00F13444" w:rsidRPr="00224045" w:rsidRDefault="00135D0E" w:rsidP="00D842F5">
      <w:pPr>
        <w:pStyle w:val="ListParagraph"/>
        <w:numPr>
          <w:ilvl w:val="1"/>
          <w:numId w:val="5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Tenant isolation via virtualized firewalls with dedicated Data Plane and Management Plane per customer</w:t>
      </w:r>
    </w:p>
    <w:p w14:paraId="726C208C" w14:textId="690AB40C" w:rsidR="00F13444" w:rsidRPr="00224045" w:rsidRDefault="00135D0E" w:rsidP="00D842F5">
      <w:pPr>
        <w:pStyle w:val="ListParagraph"/>
        <w:numPr>
          <w:ilvl w:val="1"/>
          <w:numId w:val="5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 xml:space="preserve">Redundant communication paths using </w:t>
      </w:r>
      <w:r w:rsidR="008A4976" w:rsidRPr="00224045">
        <w:rPr>
          <w:rFonts w:ascii="Tahoma" w:eastAsia="Times New Roman" w:hAnsi="Tahoma" w:cs="Tahoma"/>
          <w:sz w:val="24"/>
          <w:szCs w:val="24"/>
        </w:rPr>
        <w:t>SD-WAN</w:t>
      </w:r>
      <w:r w:rsidRPr="00224045">
        <w:rPr>
          <w:rFonts w:ascii="Tahoma" w:eastAsia="Times New Roman" w:hAnsi="Tahoma" w:cs="Tahoma"/>
          <w:sz w:val="24"/>
          <w:szCs w:val="24"/>
        </w:rPr>
        <w:t xml:space="preserve"> and IPSLA for automatic optimal route selection.</w:t>
      </w:r>
    </w:p>
    <w:p w14:paraId="392989AE" w14:textId="77777777" w:rsidR="00F13444" w:rsidRPr="00224045" w:rsidRDefault="00135D0E" w:rsidP="00D842F5">
      <w:pPr>
        <w:pStyle w:val="ListParagraph"/>
        <w:numPr>
          <w:ilvl w:val="1"/>
          <w:numId w:val="5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Internal perimeter protection using DPI, Sandbox, Email Security, and advanced content filtering systems.</w:t>
      </w:r>
    </w:p>
    <w:p w14:paraId="0993A491" w14:textId="77777777" w:rsidR="00F13444" w:rsidRPr="00224045" w:rsidRDefault="00135D0E" w:rsidP="00D842F5">
      <w:pPr>
        <w:pStyle w:val="ListParagraph"/>
        <w:numPr>
          <w:ilvl w:val="1"/>
          <w:numId w:val="5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All inter-zone and external communication over secure channels using TLS 1.3, IPSec, SSH.</w:t>
      </w:r>
    </w:p>
    <w:p w14:paraId="001D05AD" w14:textId="77777777" w:rsidR="00F13444" w:rsidRPr="00224045" w:rsidRDefault="00135D0E" w:rsidP="00D842F5">
      <w:pPr>
        <w:pStyle w:val="ListParagraph"/>
        <w:numPr>
          <w:ilvl w:val="1"/>
          <w:numId w:val="5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Centralized logging and correlation (SIEM) for continuous monitoring and incident detection.</w:t>
      </w:r>
    </w:p>
    <w:p w14:paraId="746F7DC2" w14:textId="77777777" w:rsidR="00F13444" w:rsidRPr="00224045" w:rsidRDefault="00135D0E" w:rsidP="00D842F5">
      <w:pPr>
        <w:pStyle w:val="ListParagraph"/>
        <w:numPr>
          <w:ilvl w:val="1"/>
          <w:numId w:val="5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Regular audits and testing: configuration analysis, vulnerability scans, penetration testing.</w:t>
      </w:r>
    </w:p>
    <w:p w14:paraId="7438795B" w14:textId="77777777" w:rsidR="00F13444" w:rsidRPr="00224045" w:rsidRDefault="00135D0E" w:rsidP="00D842F5">
      <w:pPr>
        <w:pStyle w:val="ListParagraph"/>
        <w:numPr>
          <w:ilvl w:val="1"/>
          <w:numId w:val="5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Network changes follow approved Change Management procedure with risk assessment and approval.</w:t>
      </w:r>
    </w:p>
    <w:p w14:paraId="35948647" w14:textId="77777777" w:rsidR="00F13444" w:rsidRPr="00224045" w:rsidRDefault="00135D0E" w:rsidP="00D842F5">
      <w:pPr>
        <w:pStyle w:val="ListParagraph"/>
        <w:numPr>
          <w:ilvl w:val="1"/>
          <w:numId w:val="5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 xml:space="preserve">Access control via device/user authentication (802.1X / NAC) with centralized </w:t>
      </w:r>
      <w:r w:rsidR="00F55B26" w:rsidRPr="00224045">
        <w:rPr>
          <w:rFonts w:ascii="Tahoma" w:eastAsia="Times New Roman" w:hAnsi="Tahoma" w:cs="Tahoma"/>
          <w:sz w:val="24"/>
          <w:szCs w:val="24"/>
        </w:rPr>
        <w:t>access and rights</w:t>
      </w:r>
      <w:r w:rsidRPr="00224045">
        <w:rPr>
          <w:rFonts w:ascii="Tahoma" w:eastAsia="Times New Roman" w:hAnsi="Tahoma" w:cs="Tahoma"/>
          <w:sz w:val="24"/>
          <w:szCs w:val="24"/>
        </w:rPr>
        <w:t xml:space="preserve"> management.</w:t>
      </w:r>
    </w:p>
    <w:p w14:paraId="1DF03321" w14:textId="77777777" w:rsidR="00135D0E" w:rsidRPr="00224045" w:rsidRDefault="00135D0E" w:rsidP="00D842F5">
      <w:pPr>
        <w:pStyle w:val="ListParagraph"/>
        <w:numPr>
          <w:ilvl w:val="1"/>
          <w:numId w:val="5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Policies for log storage and analysis define retention periods, access, and incident response procedures.</w:t>
      </w:r>
    </w:p>
    <w:p w14:paraId="22E62A98" w14:textId="77777777" w:rsidR="00135D0E" w:rsidRPr="00224045" w:rsidRDefault="00135D0E" w:rsidP="00F55B26">
      <w:pPr>
        <w:pStyle w:val="ListParagraph"/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72FCC622" w14:textId="77777777" w:rsidR="00F13444" w:rsidRPr="00224045" w:rsidRDefault="00F13444" w:rsidP="00F55B26">
      <w:pPr>
        <w:pStyle w:val="ListParagraph"/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6649FA0A" w14:textId="77777777" w:rsidR="00F13444" w:rsidRPr="00224045" w:rsidRDefault="00F13444" w:rsidP="00F55B26">
      <w:pPr>
        <w:pStyle w:val="ListParagraph"/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3F0A3CDB" w14:textId="77777777" w:rsidR="00F13444" w:rsidRPr="00224045" w:rsidRDefault="00F13444" w:rsidP="00F55B26">
      <w:pPr>
        <w:pStyle w:val="ListParagraph"/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06CD74A1" w14:textId="77777777" w:rsidR="00F13444" w:rsidRPr="00224045" w:rsidRDefault="00F13444" w:rsidP="00F55B26">
      <w:pPr>
        <w:pStyle w:val="ListParagraph"/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12FFFA84" w14:textId="77777777" w:rsidR="00F13444" w:rsidRPr="00224045" w:rsidRDefault="00F13444" w:rsidP="00F55B26">
      <w:pPr>
        <w:pStyle w:val="ListParagraph"/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013A4C02" w14:textId="77777777" w:rsidR="00F13444" w:rsidRPr="00224045" w:rsidRDefault="00F13444" w:rsidP="00F55B26">
      <w:pPr>
        <w:pStyle w:val="ListParagraph"/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3482A917" w14:textId="77777777" w:rsidR="00F13444" w:rsidRPr="00224045" w:rsidRDefault="00F13444" w:rsidP="00F55B26">
      <w:pPr>
        <w:pStyle w:val="ListParagraph"/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139DB253" w14:textId="77777777" w:rsidR="00F13444" w:rsidRPr="00224045" w:rsidRDefault="00F13444" w:rsidP="00F55B26">
      <w:pPr>
        <w:pStyle w:val="ListParagraph"/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23CEC666" w14:textId="77777777" w:rsidR="00F13444" w:rsidRPr="00224045" w:rsidRDefault="00F13444" w:rsidP="00F55B26">
      <w:pPr>
        <w:pStyle w:val="ListParagraph"/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4E9E07A4" w14:textId="77777777" w:rsidR="00F13444" w:rsidRPr="00224045" w:rsidRDefault="00F13444" w:rsidP="00F55B26">
      <w:pPr>
        <w:pStyle w:val="ListParagraph"/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1F97F2D6" w14:textId="77777777" w:rsidR="00F13444" w:rsidRPr="00224045" w:rsidRDefault="00F13444" w:rsidP="00F55B26">
      <w:pPr>
        <w:pStyle w:val="ListParagraph"/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234BCC38" w14:textId="77777777" w:rsidR="00F13444" w:rsidRPr="00224045" w:rsidRDefault="00F13444" w:rsidP="00F55B26">
      <w:pPr>
        <w:pStyle w:val="ListParagraph"/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2DE636F8" w14:textId="77777777" w:rsidR="00F13444" w:rsidRPr="00224045" w:rsidRDefault="00F13444" w:rsidP="00F55B26">
      <w:pPr>
        <w:pStyle w:val="ListParagraph"/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73D78B87" w14:textId="77777777" w:rsidR="00F13444" w:rsidRPr="00224045" w:rsidRDefault="00F13444" w:rsidP="00F55B26">
      <w:pPr>
        <w:pStyle w:val="ListParagraph"/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2F10A62A" w14:textId="77777777" w:rsidR="00F13444" w:rsidRPr="00224045" w:rsidRDefault="00F13444" w:rsidP="00F55B26">
      <w:pPr>
        <w:pStyle w:val="ListParagraph"/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38B74242" w14:textId="77777777" w:rsidR="00135D0E" w:rsidRPr="00224045" w:rsidRDefault="00135D0E" w:rsidP="00F55B26">
      <w:pPr>
        <w:pStyle w:val="Heading2"/>
        <w:spacing w:line="276" w:lineRule="auto"/>
        <w:rPr>
          <w:rFonts w:ascii="Tahoma" w:eastAsia="Times New Roman" w:hAnsi="Tahoma" w:cs="Tahoma"/>
        </w:rPr>
      </w:pPr>
      <w:bookmarkStart w:id="14" w:name="_Toc213673668"/>
      <w:r w:rsidRPr="00224045">
        <w:rPr>
          <w:rFonts w:ascii="Tahoma" w:eastAsia="Times New Roman" w:hAnsi="Tahoma" w:cs="Tahoma"/>
        </w:rPr>
        <w:t>3.2 VPN Security</w:t>
      </w:r>
      <w:bookmarkEnd w:id="14"/>
    </w:p>
    <w:p w14:paraId="6975A070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Principles:</w:t>
      </w:r>
    </w:p>
    <w:p w14:paraId="150D5B9F" w14:textId="77777777" w:rsidR="00A04C81" w:rsidRPr="00224045" w:rsidRDefault="00A04C81" w:rsidP="00A04C81">
      <w:pPr>
        <w:pStyle w:val="ListParagraph"/>
        <w:numPr>
          <w:ilvl w:val="0"/>
          <w:numId w:val="62"/>
        </w:numPr>
        <w:tabs>
          <w:tab w:val="left" w:pos="630"/>
        </w:tabs>
        <w:spacing w:before="100" w:beforeAutospacing="1" w:after="100" w:afterAutospacing="1" w:line="276" w:lineRule="auto"/>
        <w:ind w:left="630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Remote access must be secured equivalently to internal access.</w:t>
      </w:r>
    </w:p>
    <w:p w14:paraId="71B4039D" w14:textId="77777777" w:rsidR="00A04C81" w:rsidRPr="00224045" w:rsidRDefault="00A04C81" w:rsidP="00A04C81">
      <w:pPr>
        <w:pStyle w:val="ListParagraph"/>
        <w:numPr>
          <w:ilvl w:val="0"/>
          <w:numId w:val="62"/>
        </w:numPr>
        <w:tabs>
          <w:tab w:val="left" w:pos="630"/>
        </w:tabs>
        <w:spacing w:before="100" w:beforeAutospacing="1" w:after="100" w:afterAutospacing="1" w:line="276" w:lineRule="auto"/>
        <w:ind w:left="630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VPN sessions must be encrypted and authenticated.</w:t>
      </w:r>
    </w:p>
    <w:p w14:paraId="447AF07C" w14:textId="77777777" w:rsidR="00A04C81" w:rsidRPr="00224045" w:rsidRDefault="00A04C81" w:rsidP="00A04C81">
      <w:pPr>
        <w:pStyle w:val="ListParagraph"/>
        <w:numPr>
          <w:ilvl w:val="0"/>
          <w:numId w:val="62"/>
        </w:numPr>
        <w:tabs>
          <w:tab w:val="left" w:pos="630"/>
        </w:tabs>
        <w:spacing w:before="100" w:beforeAutospacing="1" w:after="100" w:afterAutospacing="1" w:line="276" w:lineRule="auto"/>
        <w:ind w:left="630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Administrative and user access must be segregated.</w:t>
      </w:r>
    </w:p>
    <w:p w14:paraId="0AA3B8C0" w14:textId="77777777" w:rsidR="00A04C81" w:rsidRPr="00224045" w:rsidRDefault="00A04C81" w:rsidP="00A04C81">
      <w:pPr>
        <w:pStyle w:val="ListParagraph"/>
        <w:numPr>
          <w:ilvl w:val="0"/>
          <w:numId w:val="62"/>
        </w:numPr>
        <w:tabs>
          <w:tab w:val="left" w:pos="630"/>
          <w:tab w:val="left" w:pos="720"/>
        </w:tabs>
        <w:spacing w:before="100" w:beforeAutospacing="1" w:after="100" w:afterAutospacing="1" w:line="276" w:lineRule="auto"/>
        <w:ind w:left="630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 xml:space="preserve">Access is granted only after successful verification of identity, device compliance, and </w:t>
      </w:r>
      <w:proofErr w:type="spellStart"/>
      <w:r w:rsidRPr="00224045">
        <w:rPr>
          <w:rFonts w:ascii="Tahoma" w:eastAsia="Times New Roman" w:hAnsi="Tahoma" w:cs="Tahoma"/>
          <w:sz w:val="24"/>
          <w:szCs w:val="24"/>
        </w:rPr>
        <w:t>zntext</w:t>
      </w:r>
      <w:proofErr w:type="spellEnd"/>
      <w:r w:rsidRPr="00224045">
        <w:rPr>
          <w:rFonts w:ascii="Tahoma" w:eastAsia="Times New Roman" w:hAnsi="Tahoma" w:cs="Tahoma"/>
          <w:sz w:val="24"/>
          <w:szCs w:val="24"/>
        </w:rPr>
        <w:t xml:space="preserve"> (Zero Trust).</w:t>
      </w:r>
    </w:p>
    <w:p w14:paraId="3A123585" w14:textId="77777777" w:rsidR="00A04C81" w:rsidRPr="00224045" w:rsidRDefault="00A04C81" w:rsidP="00A04C81">
      <w:pPr>
        <w:pStyle w:val="ListParagraph"/>
        <w:numPr>
          <w:ilvl w:val="0"/>
          <w:numId w:val="62"/>
        </w:numPr>
        <w:tabs>
          <w:tab w:val="left" w:pos="630"/>
        </w:tabs>
        <w:spacing w:before="100" w:beforeAutospacing="1" w:after="100" w:afterAutospacing="1" w:line="276" w:lineRule="auto"/>
        <w:ind w:left="630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VPN endpoints must be hardened, monitored, and verified for security state before session establishment.</w:t>
      </w:r>
    </w:p>
    <w:p w14:paraId="62950412" w14:textId="77777777" w:rsidR="00A04C81" w:rsidRPr="00224045" w:rsidRDefault="00A04C81" w:rsidP="00A04C81">
      <w:pPr>
        <w:pStyle w:val="ListParagraph"/>
        <w:numPr>
          <w:ilvl w:val="0"/>
          <w:numId w:val="62"/>
        </w:numPr>
        <w:tabs>
          <w:tab w:val="left" w:pos="630"/>
        </w:tabs>
        <w:spacing w:before="100" w:beforeAutospacing="1" w:after="100" w:afterAutospacing="1" w:line="276" w:lineRule="auto"/>
        <w:ind w:left="630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Split-tunneling must be restricted or prohibited unless formally justified and approved.</w:t>
      </w:r>
    </w:p>
    <w:p w14:paraId="3976704B" w14:textId="77777777" w:rsidR="00A04C81" w:rsidRPr="00224045" w:rsidRDefault="00A04C81" w:rsidP="00A04C81">
      <w:pPr>
        <w:pStyle w:val="ListParagraph"/>
        <w:numPr>
          <w:ilvl w:val="0"/>
          <w:numId w:val="62"/>
        </w:numPr>
        <w:tabs>
          <w:tab w:val="left" w:pos="630"/>
        </w:tabs>
        <w:spacing w:before="100" w:beforeAutospacing="1" w:after="100" w:afterAutospacing="1" w:line="276" w:lineRule="auto"/>
        <w:ind w:left="630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VPN gateways must operate in high availability mode to ensure continuous secure access.</w:t>
      </w:r>
    </w:p>
    <w:p w14:paraId="38CE5BC0" w14:textId="72A83141" w:rsidR="00A04C81" w:rsidRPr="00224045" w:rsidRDefault="00A04C81" w:rsidP="00A04C81">
      <w:pPr>
        <w:pStyle w:val="ListParagraph"/>
        <w:numPr>
          <w:ilvl w:val="0"/>
          <w:numId w:val="62"/>
        </w:numPr>
        <w:tabs>
          <w:tab w:val="left" w:pos="630"/>
        </w:tabs>
        <w:spacing w:before="100" w:beforeAutospacing="1" w:after="100" w:afterAutospacing="1" w:line="276" w:lineRule="auto"/>
        <w:ind w:left="630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VPN configuration and cryptographic parameters must follow organization-approved security standards and be regularly reviewed.</w:t>
      </w:r>
    </w:p>
    <w:p w14:paraId="7CFDFC32" w14:textId="7CC8A77D" w:rsidR="00135D0E" w:rsidRPr="00224045" w:rsidRDefault="00135D0E" w:rsidP="00F55B26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Style w:val="Heading4Char"/>
          <w:rFonts w:ascii="Tahoma" w:eastAsiaTheme="minorHAnsi" w:hAnsi="Tahoma" w:cs="Tahoma"/>
        </w:rPr>
        <w:t>Requirements</w:t>
      </w:r>
      <w:r w:rsidRPr="00224045">
        <w:rPr>
          <w:rFonts w:ascii="Tahoma" w:eastAsia="Times New Roman" w:hAnsi="Tahoma" w:cs="Tahoma"/>
          <w:b/>
          <w:bCs/>
          <w:sz w:val="24"/>
          <w:szCs w:val="24"/>
        </w:rPr>
        <w:t>:</w:t>
      </w:r>
    </w:p>
    <w:p w14:paraId="36C112AF" w14:textId="77777777" w:rsidR="00135D0E" w:rsidRPr="00224045" w:rsidRDefault="00135D0E" w:rsidP="00D842F5">
      <w:pPr>
        <w:pStyle w:val="ListParagraph"/>
        <w:numPr>
          <w:ilvl w:val="0"/>
          <w:numId w:val="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Use IPSec for Site-to-Site and Remote Access VPN.</w:t>
      </w:r>
    </w:p>
    <w:p w14:paraId="27F69B9E" w14:textId="77777777" w:rsidR="00135D0E" w:rsidRPr="00224045" w:rsidRDefault="00135D0E" w:rsidP="00D842F5">
      <w:pPr>
        <w:pStyle w:val="ListParagraph"/>
        <w:numPr>
          <w:ilvl w:val="0"/>
          <w:numId w:val="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Enforce Multi-Factor Authentication (MFA).</w:t>
      </w:r>
    </w:p>
    <w:p w14:paraId="3ABCC049" w14:textId="77777777" w:rsidR="00135D0E" w:rsidRPr="00224045" w:rsidRDefault="00135D0E" w:rsidP="00D842F5">
      <w:pPr>
        <w:pStyle w:val="ListParagraph"/>
        <w:numPr>
          <w:ilvl w:val="0"/>
          <w:numId w:val="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Dedicated VPN for administration.</w:t>
      </w:r>
    </w:p>
    <w:p w14:paraId="762979B9" w14:textId="77777777" w:rsidR="00135D0E" w:rsidRPr="00224045" w:rsidRDefault="00135D0E" w:rsidP="00D842F5">
      <w:pPr>
        <w:pStyle w:val="ListParagraph"/>
        <w:numPr>
          <w:ilvl w:val="0"/>
          <w:numId w:val="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Apply least privilege principle.</w:t>
      </w:r>
    </w:p>
    <w:p w14:paraId="302F99CE" w14:textId="77777777" w:rsidR="00135D0E" w:rsidRPr="00224045" w:rsidRDefault="00135D0E" w:rsidP="00D842F5">
      <w:pPr>
        <w:pStyle w:val="ListParagraph"/>
        <w:numPr>
          <w:ilvl w:val="0"/>
          <w:numId w:val="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Maintain logs of all VPN sessions for auditing.</w:t>
      </w:r>
    </w:p>
    <w:p w14:paraId="2D2C4762" w14:textId="77777777" w:rsidR="00F13444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commentRangeStart w:id="15"/>
      <w:r w:rsidRPr="00224045">
        <w:rPr>
          <w:rFonts w:ascii="Tahoma" w:hAnsi="Tahoma" w:cs="Tahoma"/>
        </w:rPr>
        <w:t>Implementation:</w:t>
      </w:r>
      <w:commentRangeEnd w:id="15"/>
      <w:r w:rsidR="00256B6B">
        <w:rPr>
          <w:rStyle w:val="CommentReference"/>
          <w:rFonts w:asciiTheme="minorHAnsi" w:eastAsiaTheme="minorHAnsi" w:hAnsiTheme="minorHAnsi" w:cstheme="minorBidi"/>
          <w:b w:val="0"/>
          <w:bCs w:val="0"/>
        </w:rPr>
        <w:commentReference w:id="15"/>
      </w:r>
    </w:p>
    <w:p w14:paraId="16BB4263" w14:textId="77777777" w:rsidR="00F13444" w:rsidRPr="00224045" w:rsidRDefault="00135D0E" w:rsidP="00D842F5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Specialized agents on user OS ensure antivirus and security updates.</w:t>
      </w:r>
    </w:p>
    <w:p w14:paraId="28EE83E4" w14:textId="77777777" w:rsidR="00F13444" w:rsidRPr="00224045" w:rsidRDefault="00135D0E" w:rsidP="00D842F5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Encrypted connection required for internal management system access (IPSec VPN).</w:t>
      </w:r>
    </w:p>
    <w:p w14:paraId="614696F2" w14:textId="77777777" w:rsidR="00F13444" w:rsidRPr="00224045" w:rsidRDefault="00135D0E" w:rsidP="00D842F5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MFA mandatory.</w:t>
      </w:r>
    </w:p>
    <w:p w14:paraId="6C19A8F0" w14:textId="77777777" w:rsidR="00F13444" w:rsidRPr="00224045" w:rsidRDefault="00135D0E" w:rsidP="00D842F5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Full traffic control with routing to specific subnets via policies.</w:t>
      </w:r>
    </w:p>
    <w:p w14:paraId="2F72F606" w14:textId="77777777" w:rsidR="00F13444" w:rsidRPr="00224045" w:rsidRDefault="00135D0E" w:rsidP="00D842F5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VPN high availability via HA and redundant links.</w:t>
      </w:r>
    </w:p>
    <w:p w14:paraId="68552150" w14:textId="77777777" w:rsidR="00F13444" w:rsidRPr="00224045" w:rsidRDefault="00135D0E" w:rsidP="00D842F5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Site-to-Site VPN with certificate-based authentication if required.</w:t>
      </w:r>
    </w:p>
    <w:p w14:paraId="24EBF1CD" w14:textId="77777777" w:rsidR="00F13444" w:rsidRPr="00224045" w:rsidRDefault="00135D0E" w:rsidP="00D842F5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Remote portal for software updates if outdated.</w:t>
      </w:r>
    </w:p>
    <w:p w14:paraId="0AA802FE" w14:textId="77777777" w:rsidR="00F13444" w:rsidRPr="00224045" w:rsidRDefault="00135D0E" w:rsidP="00D842F5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Full logging of connections with secure backup.</w:t>
      </w:r>
    </w:p>
    <w:p w14:paraId="6A87829E" w14:textId="77777777" w:rsidR="00F13444" w:rsidRPr="00224045" w:rsidRDefault="00135D0E" w:rsidP="00D842F5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lastRenderedPageBreak/>
        <w:t>Centralized key and certificate management via approved CAs, with rotation and validity control.</w:t>
      </w:r>
    </w:p>
    <w:p w14:paraId="6BAAD803" w14:textId="77777777" w:rsidR="00F13444" w:rsidRPr="00224045" w:rsidRDefault="00135D0E" w:rsidP="00D842F5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VPN configurations and access policies periodically reviewed and tested.</w:t>
      </w:r>
    </w:p>
    <w:p w14:paraId="142DEB85" w14:textId="77777777" w:rsidR="00135D0E" w:rsidRPr="00224045" w:rsidRDefault="00135D0E" w:rsidP="00D842F5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Continuous monitoring via SIEM/IDS with anomaly detection and alerts.</w:t>
      </w:r>
    </w:p>
    <w:p w14:paraId="40B10DAE" w14:textId="77777777" w:rsidR="00135D0E" w:rsidRPr="00224045" w:rsidRDefault="00135D0E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02070424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22D9F39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53F3F788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5C16156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BCD619E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2919FE4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4CEAC409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7DD92E95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2C94BFA1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4551E9A1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3A577EB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CBF8653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25AC26C7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507873E4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6090D6AB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98116E7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F6EE16A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41E319E6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0F71A735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25FFEE28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3F6CEDD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5F36988B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6DD7C791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22E9A40F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6BBF5BE1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2B85028C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52B095CD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7881C2EA" w14:textId="77777777" w:rsidR="00224045" w:rsidRPr="00224045" w:rsidRDefault="00224045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6366A72C" w14:textId="77777777" w:rsidR="00F13444" w:rsidRPr="00224045" w:rsidRDefault="00F13444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58516C5B" w14:textId="77777777" w:rsidR="00135D0E" w:rsidRPr="00224045" w:rsidRDefault="00135D0E" w:rsidP="00F55B26">
      <w:pPr>
        <w:pStyle w:val="Heading2"/>
        <w:spacing w:line="276" w:lineRule="auto"/>
        <w:rPr>
          <w:rFonts w:ascii="Tahoma" w:hAnsi="Tahoma" w:cs="Tahoma"/>
        </w:rPr>
      </w:pPr>
      <w:bookmarkStart w:id="16" w:name="_Toc213673669"/>
      <w:r w:rsidRPr="00224045">
        <w:rPr>
          <w:rFonts w:ascii="Tahoma" w:hAnsi="Tahoma" w:cs="Tahoma"/>
        </w:rPr>
        <w:lastRenderedPageBreak/>
        <w:t xml:space="preserve">3.3 </w:t>
      </w:r>
      <w:r w:rsidRPr="00224045">
        <w:rPr>
          <w:rStyle w:val="Heading2Char"/>
          <w:rFonts w:ascii="Tahoma" w:hAnsi="Tahoma" w:cs="Tahoma"/>
          <w:b/>
        </w:rPr>
        <w:t>Virtualization</w:t>
      </w:r>
      <w:r w:rsidRPr="00224045">
        <w:rPr>
          <w:rFonts w:ascii="Tahoma" w:hAnsi="Tahoma" w:cs="Tahoma"/>
        </w:rPr>
        <w:t xml:space="preserve"> Security</w:t>
      </w:r>
      <w:bookmarkEnd w:id="16"/>
    </w:p>
    <w:p w14:paraId="46B6CBA1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Principles:</w:t>
      </w:r>
    </w:p>
    <w:p w14:paraId="45FEDB0F" w14:textId="77777777" w:rsidR="00A04C81" w:rsidRPr="00224045" w:rsidRDefault="00A04C81" w:rsidP="00A04C81">
      <w:pPr>
        <w:pStyle w:val="Heading4"/>
        <w:numPr>
          <w:ilvl w:val="0"/>
          <w:numId w:val="63"/>
        </w:numPr>
        <w:spacing w:line="276" w:lineRule="auto"/>
        <w:ind w:left="63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Virtual environments must be secured with the same rigor as physical infrastructures.</w:t>
      </w:r>
    </w:p>
    <w:p w14:paraId="64BFB2AB" w14:textId="77777777" w:rsidR="00A04C81" w:rsidRPr="00224045" w:rsidRDefault="00A04C81" w:rsidP="00A04C81">
      <w:pPr>
        <w:pStyle w:val="Heading4"/>
        <w:numPr>
          <w:ilvl w:val="0"/>
          <w:numId w:val="63"/>
        </w:numPr>
        <w:spacing w:line="276" w:lineRule="auto"/>
        <w:ind w:left="63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The hypervisor constitutes a high-value asset and must be protected with strict access, configuration control, and integrity monitoring.</w:t>
      </w:r>
    </w:p>
    <w:p w14:paraId="1D815287" w14:textId="315D562C" w:rsidR="00A04C81" w:rsidRPr="00224045" w:rsidRDefault="00A04C81" w:rsidP="00A04C81">
      <w:pPr>
        <w:pStyle w:val="Heading4"/>
        <w:numPr>
          <w:ilvl w:val="0"/>
          <w:numId w:val="63"/>
        </w:numPr>
        <w:spacing w:line="276" w:lineRule="auto"/>
        <w:ind w:left="63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Workloads and tenants must be isolated at compute, storage, and network levels to prevent unauthorized access and lateral movement</w:t>
      </w:r>
    </w:p>
    <w:p w14:paraId="5B856A6D" w14:textId="77777777" w:rsidR="00A04C81" w:rsidRPr="00224045" w:rsidRDefault="00A04C81" w:rsidP="00A04C81">
      <w:pPr>
        <w:pStyle w:val="Heading4"/>
        <w:numPr>
          <w:ilvl w:val="0"/>
          <w:numId w:val="63"/>
        </w:numPr>
        <w:spacing w:line="276" w:lineRule="auto"/>
        <w:ind w:left="63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Only verified, trusted, and controlled virtual images and templates may be used in production.</w:t>
      </w:r>
    </w:p>
    <w:p w14:paraId="031A29B9" w14:textId="77777777" w:rsidR="00A04C81" w:rsidRPr="00224045" w:rsidRDefault="00A04C81" w:rsidP="00A04C81">
      <w:pPr>
        <w:pStyle w:val="Heading4"/>
        <w:numPr>
          <w:ilvl w:val="0"/>
          <w:numId w:val="63"/>
        </w:numPr>
        <w:spacing w:line="276" w:lineRule="auto"/>
        <w:ind w:left="63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Security, performance, and resource allocation must be continuously monitored to detect anomalies and misuse.</w:t>
      </w:r>
    </w:p>
    <w:p w14:paraId="6A0DE7C5" w14:textId="77777777" w:rsidR="00A04C81" w:rsidRPr="00224045" w:rsidRDefault="00A04C81" w:rsidP="00A04C81">
      <w:pPr>
        <w:pStyle w:val="Heading4"/>
        <w:numPr>
          <w:ilvl w:val="0"/>
          <w:numId w:val="63"/>
        </w:numPr>
        <w:spacing w:line="276" w:lineRule="auto"/>
        <w:ind w:left="63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Administrative actions must be auditable and traceable, with role-based access enforcement and multi-factor authentication.</w:t>
      </w:r>
    </w:p>
    <w:p w14:paraId="1DCF7727" w14:textId="77777777" w:rsidR="00A04C81" w:rsidRPr="00224045" w:rsidRDefault="00A04C81" w:rsidP="00A04C81">
      <w:pPr>
        <w:pStyle w:val="Heading4"/>
        <w:numPr>
          <w:ilvl w:val="0"/>
          <w:numId w:val="63"/>
        </w:numPr>
        <w:spacing w:line="276" w:lineRule="auto"/>
        <w:ind w:left="63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Management networks and service networks must remain logically and physically isolated from tenant/user networks.</w:t>
      </w:r>
    </w:p>
    <w:p w14:paraId="43EA1393" w14:textId="28494457" w:rsidR="00A04C81" w:rsidRPr="00224045" w:rsidRDefault="00A04C81" w:rsidP="00A04C81">
      <w:pPr>
        <w:pStyle w:val="Heading4"/>
        <w:numPr>
          <w:ilvl w:val="0"/>
          <w:numId w:val="63"/>
        </w:numPr>
        <w:spacing w:line="276" w:lineRule="auto"/>
        <w:ind w:left="63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Any changes to virtualization platforms must follow formal change management, review, and approval processes.</w:t>
      </w:r>
    </w:p>
    <w:p w14:paraId="78BAFE96" w14:textId="56CE5044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Requirements:</w:t>
      </w:r>
    </w:p>
    <w:p w14:paraId="38C5CA70" w14:textId="77777777" w:rsidR="00135D0E" w:rsidRPr="00224045" w:rsidRDefault="00135D0E" w:rsidP="00D842F5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Deploy hardened hypervisors.</w:t>
      </w:r>
    </w:p>
    <w:p w14:paraId="16F3ED9A" w14:textId="77777777" w:rsidR="00135D0E" w:rsidRPr="00224045" w:rsidRDefault="00135D0E" w:rsidP="00D842F5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Restrict access to management consoles.</w:t>
      </w:r>
    </w:p>
    <w:p w14:paraId="26EEE84A" w14:textId="77777777" w:rsidR="00135D0E" w:rsidRPr="00224045" w:rsidRDefault="00135D0E" w:rsidP="00D842F5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Ensure isolation at network and resource levels.</w:t>
      </w:r>
    </w:p>
    <w:p w14:paraId="36523354" w14:textId="77777777" w:rsidR="00135D0E" w:rsidRPr="00224045" w:rsidRDefault="00135D0E" w:rsidP="00D842F5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Apply integrity monitoring and updates.</w:t>
      </w:r>
    </w:p>
    <w:p w14:paraId="0A87EC32" w14:textId="77777777" w:rsidR="00F13444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Implementation:</w:t>
      </w:r>
    </w:p>
    <w:p w14:paraId="1B7CE301" w14:textId="77777777" w:rsidR="00F13444" w:rsidRPr="00224045" w:rsidRDefault="00135D0E" w:rsidP="00D842F5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Hypervisors fully isolated; no direct storage on user disks.</w:t>
      </w:r>
    </w:p>
    <w:p w14:paraId="211D509E" w14:textId="77777777" w:rsidR="00F13444" w:rsidRPr="00224045" w:rsidRDefault="00135D0E" w:rsidP="00D842F5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Hyperconverged architecture for easy VM migration and HA.</w:t>
      </w:r>
    </w:p>
    <w:p w14:paraId="7CAA7A29" w14:textId="77777777" w:rsidR="00F13444" w:rsidRPr="00224045" w:rsidRDefault="00135D0E" w:rsidP="00D842F5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Precise access control for users per configuration/resource.</w:t>
      </w:r>
    </w:p>
    <w:p w14:paraId="331D8303" w14:textId="77777777" w:rsidR="00F13444" w:rsidRPr="00224045" w:rsidRDefault="00135D0E" w:rsidP="00D842F5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Traffic isolation via Service Chaining, virtual firewalls, and Private VLANs.</w:t>
      </w:r>
    </w:p>
    <w:p w14:paraId="0E37D758" w14:textId="77777777" w:rsidR="00F13444" w:rsidRPr="00224045" w:rsidRDefault="00135D0E" w:rsidP="00D842F5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Apply all security patches to hypervisors.</w:t>
      </w:r>
    </w:p>
    <w:p w14:paraId="0F4D08DD" w14:textId="77777777" w:rsidR="00F13444" w:rsidRPr="00224045" w:rsidRDefault="00135D0E" w:rsidP="00D842F5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Update policy enforcement.</w:t>
      </w:r>
    </w:p>
    <w:p w14:paraId="1959BB1D" w14:textId="77777777" w:rsidR="00F13444" w:rsidRPr="00224045" w:rsidRDefault="00135D0E" w:rsidP="00D842F5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commentRangeStart w:id="17"/>
      <w:r w:rsidRPr="00224045">
        <w:rPr>
          <w:rFonts w:ascii="Tahoma" w:eastAsia="Times New Roman" w:hAnsi="Tahoma" w:cs="Tahoma"/>
          <w:sz w:val="24"/>
          <w:szCs w:val="24"/>
        </w:rPr>
        <w:t>Host load limited to 60% to allow live migration for updates.</w:t>
      </w:r>
      <w:commentRangeEnd w:id="17"/>
      <w:r w:rsidR="000D14FA">
        <w:rPr>
          <w:rStyle w:val="CommentReference"/>
        </w:rPr>
        <w:commentReference w:id="17"/>
      </w:r>
    </w:p>
    <w:p w14:paraId="226BFD30" w14:textId="77777777" w:rsidR="00F13444" w:rsidRPr="00224045" w:rsidRDefault="00135D0E" w:rsidP="00D842F5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Management, service, and user networks separated at hypervisor level.</w:t>
      </w:r>
    </w:p>
    <w:p w14:paraId="23DCD003" w14:textId="77777777" w:rsidR="00F13444" w:rsidRPr="00224045" w:rsidRDefault="00135D0E" w:rsidP="00D842F5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lastRenderedPageBreak/>
        <w:t>Network HA via Active-Backup.</w:t>
      </w:r>
    </w:p>
    <w:p w14:paraId="6924D80E" w14:textId="77777777" w:rsidR="00F13444" w:rsidRPr="00224045" w:rsidRDefault="00135D0E" w:rsidP="00D842F5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Monitoring, logging, SIEM integration mandatory.</w:t>
      </w:r>
    </w:p>
    <w:p w14:paraId="4581908A" w14:textId="77777777" w:rsidR="00F13444" w:rsidRPr="00224045" w:rsidRDefault="00135D0E" w:rsidP="00D842F5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Access via least privilege with MFA for admins; all actions logged.</w:t>
      </w:r>
    </w:p>
    <w:p w14:paraId="1692D6DA" w14:textId="77777777" w:rsidR="00F13444" w:rsidRPr="00224045" w:rsidRDefault="00135D0E" w:rsidP="00D842F5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Virtual images, templates, snapshots verified, scanned, and approved before production.</w:t>
      </w:r>
    </w:p>
    <w:p w14:paraId="1A491F12" w14:textId="77777777" w:rsidR="00135D0E" w:rsidRPr="00224045" w:rsidRDefault="00135D0E" w:rsidP="00D842F5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VM/disk deletion follows secure data destruction procedures.</w:t>
      </w:r>
    </w:p>
    <w:p w14:paraId="0239C006" w14:textId="77777777" w:rsidR="00135D0E" w:rsidRPr="00224045" w:rsidRDefault="00135D0E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7C88486B" w14:textId="77777777" w:rsidR="00F13444" w:rsidRPr="00224045" w:rsidRDefault="00F13444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134F3174" w14:textId="77777777" w:rsidR="00F13444" w:rsidRPr="00224045" w:rsidRDefault="00F13444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6028EE01" w14:textId="77777777" w:rsidR="00F13444" w:rsidRPr="00224045" w:rsidRDefault="00F13444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1D3F856A" w14:textId="77777777" w:rsidR="00F13444" w:rsidRPr="00224045" w:rsidRDefault="00F13444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28EE0050" w14:textId="77777777" w:rsidR="00F13444" w:rsidRPr="00224045" w:rsidRDefault="00F13444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5ECE01F8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2EF8DA9C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14FBF4A4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094B2790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6EE41651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0E364A61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724B433F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0D27FE99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1DC49CC5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2B6AE5E1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4219935C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5C386205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1C4010A0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56046ECD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5585117D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37FFB690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1DD3086E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7A142C4E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2C7E1F0F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56B27CE7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65ACD986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31ACD31C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7C265B47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24957A67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098DF26C" w14:textId="77777777" w:rsidR="00135D0E" w:rsidRPr="00224045" w:rsidRDefault="00135D0E" w:rsidP="00F55B26">
      <w:pPr>
        <w:pStyle w:val="Heading2"/>
        <w:spacing w:line="276" w:lineRule="auto"/>
        <w:rPr>
          <w:rFonts w:ascii="Tahoma" w:eastAsia="Times New Roman" w:hAnsi="Tahoma" w:cs="Tahoma"/>
        </w:rPr>
      </w:pPr>
      <w:bookmarkStart w:id="18" w:name="_Toc213673670"/>
      <w:r w:rsidRPr="00224045">
        <w:rPr>
          <w:rFonts w:ascii="Tahoma" w:eastAsia="Times New Roman" w:hAnsi="Tahoma" w:cs="Tahoma"/>
        </w:rPr>
        <w:lastRenderedPageBreak/>
        <w:t>3.4 Data Storage Security</w:t>
      </w:r>
      <w:bookmarkEnd w:id="18"/>
    </w:p>
    <w:p w14:paraId="2599DED9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Principles:</w:t>
      </w:r>
    </w:p>
    <w:p w14:paraId="1B06E2DF" w14:textId="77777777" w:rsidR="00135D0E" w:rsidRPr="00224045" w:rsidRDefault="00135D0E" w:rsidP="00D842F5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Data protected throughout lifecycle.</w:t>
      </w:r>
    </w:p>
    <w:p w14:paraId="723A4A81" w14:textId="77777777" w:rsidR="00135D0E" w:rsidRPr="00224045" w:rsidRDefault="00135D0E" w:rsidP="00D842F5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Access must be controlled and auditable.</w:t>
      </w:r>
    </w:p>
    <w:p w14:paraId="414935FB" w14:textId="77777777" w:rsidR="00135D0E" w:rsidRPr="00224045" w:rsidRDefault="00135D0E" w:rsidP="00D842F5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Data classification defines protection level and retention period.</w:t>
      </w:r>
    </w:p>
    <w:p w14:paraId="30A8AAD6" w14:textId="77777777" w:rsidR="00135D0E" w:rsidRPr="00224045" w:rsidRDefault="00135D0E" w:rsidP="00D842F5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Integrity controls to prevent unauthorized modifications.</w:t>
      </w:r>
    </w:p>
    <w:p w14:paraId="51AEA69D" w14:textId="77777777" w:rsidR="00135D0E" w:rsidRPr="00224045" w:rsidRDefault="00135D0E" w:rsidP="00D842F5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Secure data disposal per approved policy with audit logging.</w:t>
      </w:r>
    </w:p>
    <w:p w14:paraId="343AAAD4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Requirements:</w:t>
      </w:r>
    </w:p>
    <w:p w14:paraId="49B86008" w14:textId="77777777" w:rsidR="00135D0E" w:rsidRPr="00224045" w:rsidRDefault="00135D0E" w:rsidP="00D842F5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Encrypt data at rest and in transit.</w:t>
      </w:r>
    </w:p>
    <w:p w14:paraId="4148E4A7" w14:textId="77777777" w:rsidR="00135D0E" w:rsidRPr="00224045" w:rsidRDefault="00135D0E" w:rsidP="00D842F5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Use RBAC for storage and access control.</w:t>
      </w:r>
    </w:p>
    <w:p w14:paraId="2478BB07" w14:textId="77777777" w:rsidR="00135D0E" w:rsidRPr="00224045" w:rsidRDefault="00135D0E" w:rsidP="00D842F5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Implement data classification policy with confidentiality levels and retention periods.</w:t>
      </w:r>
    </w:p>
    <w:p w14:paraId="46ABC5A6" w14:textId="77777777" w:rsidR="00135D0E" w:rsidRPr="00224045" w:rsidRDefault="00135D0E" w:rsidP="00D842F5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Ensure replication, backup, and recovery testing.</w:t>
      </w:r>
    </w:p>
    <w:p w14:paraId="46CA3D6F" w14:textId="77777777" w:rsidR="00135D0E" w:rsidRPr="00224045" w:rsidRDefault="00135D0E" w:rsidP="00D842F5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Define secure data deletion procedures.</w:t>
      </w:r>
    </w:p>
    <w:p w14:paraId="57A393C7" w14:textId="77777777" w:rsidR="00135D0E" w:rsidRPr="00224045" w:rsidRDefault="00135D0E" w:rsidP="00D842F5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Regularly test recovery and integrity.</w:t>
      </w:r>
    </w:p>
    <w:p w14:paraId="39692BEF" w14:textId="77777777" w:rsidR="00135D0E" w:rsidRPr="00224045" w:rsidRDefault="00135D0E" w:rsidP="00D842F5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Restrict storage access per roles and technical/administrative measures.</w:t>
      </w:r>
    </w:p>
    <w:p w14:paraId="12C74638" w14:textId="77777777" w:rsidR="00135D0E" w:rsidRPr="00224045" w:rsidRDefault="00135D0E" w:rsidP="00D842F5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Log all data operations including admin actions and configuration changes.</w:t>
      </w:r>
    </w:p>
    <w:p w14:paraId="01DD9662" w14:textId="77777777" w:rsidR="00135D0E" w:rsidRPr="00224045" w:rsidRDefault="00135D0E" w:rsidP="00D842F5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Align storage with business continuity plans (BCP/DRP).</w:t>
      </w:r>
    </w:p>
    <w:p w14:paraId="2CDEDE62" w14:textId="77777777" w:rsidR="00F13444" w:rsidRPr="00224045" w:rsidRDefault="00135D0E" w:rsidP="00F55B26">
      <w:pPr>
        <w:spacing w:before="100" w:beforeAutospacing="1" w:after="100" w:afterAutospacing="1" w:line="276" w:lineRule="auto"/>
        <w:rPr>
          <w:rFonts w:ascii="Tahoma" w:eastAsia="Times New Roman" w:hAnsi="Tahoma" w:cs="Tahoma"/>
          <w:b/>
          <w:bCs/>
          <w:sz w:val="24"/>
          <w:szCs w:val="24"/>
        </w:rPr>
      </w:pPr>
      <w:r w:rsidRPr="00224045">
        <w:rPr>
          <w:rStyle w:val="Heading4Char"/>
          <w:rFonts w:ascii="Tahoma" w:eastAsiaTheme="minorHAnsi" w:hAnsi="Tahoma" w:cs="Tahoma"/>
        </w:rPr>
        <w:t>Implementation</w:t>
      </w:r>
      <w:r w:rsidRPr="00224045">
        <w:rPr>
          <w:rFonts w:ascii="Tahoma" w:eastAsia="Times New Roman" w:hAnsi="Tahoma" w:cs="Tahoma"/>
          <w:b/>
          <w:bCs/>
          <w:sz w:val="24"/>
          <w:szCs w:val="24"/>
        </w:rPr>
        <w:t>:</w:t>
      </w:r>
    </w:p>
    <w:p w14:paraId="7D061298" w14:textId="77777777" w:rsidR="002356A0" w:rsidRPr="00224045" w:rsidRDefault="00135D0E" w:rsidP="00D842F5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HA networks and Multipath technology with iSCSI.</w:t>
      </w:r>
    </w:p>
    <w:p w14:paraId="6D043C83" w14:textId="77777777" w:rsidR="002356A0" w:rsidRPr="00224045" w:rsidRDefault="00135D0E" w:rsidP="00D842F5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Dedicated switches for SAN-server links with management/data traffic separation.</w:t>
      </w:r>
    </w:p>
    <w:p w14:paraId="569271FD" w14:textId="77777777" w:rsidR="002356A0" w:rsidRPr="00224045" w:rsidRDefault="00135D0E" w:rsidP="00D842F5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SAN configured with WWN zoning and access restrictions.</w:t>
      </w:r>
    </w:p>
    <w:p w14:paraId="4B2BCF40" w14:textId="77777777" w:rsidR="002356A0" w:rsidRPr="00224045" w:rsidRDefault="00135D0E" w:rsidP="00D842F5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proofErr w:type="spellStart"/>
      <w:r w:rsidRPr="00224045">
        <w:rPr>
          <w:rFonts w:ascii="Tahoma" w:eastAsia="Times New Roman" w:hAnsi="Tahoma" w:cs="Tahoma"/>
          <w:sz w:val="24"/>
          <w:szCs w:val="24"/>
        </w:rPr>
        <w:t>SafeMode</w:t>
      </w:r>
      <w:proofErr w:type="spellEnd"/>
      <w:r w:rsidRPr="00224045">
        <w:rPr>
          <w:rFonts w:ascii="Tahoma" w:eastAsia="Times New Roman" w:hAnsi="Tahoma" w:cs="Tahoma"/>
          <w:sz w:val="24"/>
          <w:szCs w:val="24"/>
        </w:rPr>
        <w:t xml:space="preserve">/Retention periods; deletion only with </w:t>
      </w:r>
      <w:r w:rsidR="002356A0" w:rsidRPr="00224045">
        <w:rPr>
          <w:rFonts w:ascii="Tahoma" w:eastAsia="Times New Roman" w:hAnsi="Tahoma" w:cs="Tahoma"/>
          <w:sz w:val="24"/>
          <w:szCs w:val="24"/>
        </w:rPr>
        <w:t>at least two</w:t>
      </w:r>
      <w:r w:rsidRPr="00224045">
        <w:rPr>
          <w:rFonts w:ascii="Tahoma" w:eastAsia="Times New Roman" w:hAnsi="Tahoma" w:cs="Tahoma"/>
          <w:sz w:val="24"/>
          <w:szCs w:val="24"/>
        </w:rPr>
        <w:t xml:space="preserve"> engineer confirmation.</w:t>
      </w:r>
    </w:p>
    <w:p w14:paraId="6ABAAA02" w14:textId="77777777" w:rsidR="002356A0" w:rsidRPr="00224045" w:rsidRDefault="00135D0E" w:rsidP="00D842F5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Backup critical data to separate storage or isolated segments.</w:t>
      </w:r>
    </w:p>
    <w:p w14:paraId="1618EDD0" w14:textId="77777777" w:rsidR="002356A0" w:rsidRPr="00224045" w:rsidRDefault="00135D0E" w:rsidP="00D842F5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Backup testing with RTO/RPO and documented results.</w:t>
      </w:r>
    </w:p>
    <w:p w14:paraId="55680B4B" w14:textId="77777777" w:rsidR="002356A0" w:rsidRPr="00224045" w:rsidRDefault="00135D0E" w:rsidP="00D842F5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User accounts for each service with minimum rights (RBAC).</w:t>
      </w:r>
    </w:p>
    <w:p w14:paraId="13862812" w14:textId="77777777" w:rsidR="002356A0" w:rsidRPr="00224045" w:rsidRDefault="00135D0E" w:rsidP="00D842F5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Monitoring, logging, SIEM integration.</w:t>
      </w:r>
    </w:p>
    <w:p w14:paraId="1CBBFCA1" w14:textId="77777777" w:rsidR="002356A0" w:rsidRPr="00224045" w:rsidRDefault="00135D0E" w:rsidP="00D842F5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Data integrity checks via checksums/hashes.</w:t>
      </w:r>
    </w:p>
    <w:p w14:paraId="72D767E7" w14:textId="77777777" w:rsidR="002356A0" w:rsidRPr="00224045" w:rsidRDefault="00135D0E" w:rsidP="00D842F5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All admin actions logged immutably.</w:t>
      </w:r>
    </w:p>
    <w:p w14:paraId="4CBA0AB1" w14:textId="77777777" w:rsidR="002356A0" w:rsidRPr="00224045" w:rsidRDefault="00135D0E" w:rsidP="00D842F5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lastRenderedPageBreak/>
        <w:t>Classification levels (Public, Internal, Confidential, Critical) with retention and deletion rules.</w:t>
      </w:r>
    </w:p>
    <w:p w14:paraId="18391938" w14:textId="77777777" w:rsidR="002356A0" w:rsidRPr="00224045" w:rsidRDefault="00135D0E" w:rsidP="00D842F5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Secure deletion procedures with confirmation, logging, and certified tools.</w:t>
      </w:r>
    </w:p>
    <w:p w14:paraId="618948EA" w14:textId="77777777" w:rsidR="00135D0E" w:rsidRPr="00224045" w:rsidRDefault="00135D0E" w:rsidP="00D842F5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Storage and recovery policies aligned with BCP and regularly reviewed.</w:t>
      </w:r>
    </w:p>
    <w:p w14:paraId="6ABF3576" w14:textId="77777777" w:rsidR="00135D0E" w:rsidRPr="00224045" w:rsidRDefault="00135D0E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070AF2CA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67D8312F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1B1E794F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2B11981F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3D48C965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6F1BBA9C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53E284FD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1D2A0C46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4A533E2A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5DD50B06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26B9D46B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7FDD90FB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674F4981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5C8F3281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737CCF97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7F5147E3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68A9B272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2FCB6297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03D828E1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511356A7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2FBDF3AD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3D0F82EC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070619EC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48AEBE88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3A699F4D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08BD5A3D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00B131A6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74FE60B3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4472E4C1" w14:textId="77777777" w:rsidR="002356A0" w:rsidRPr="00224045" w:rsidRDefault="002356A0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06BEA7BE" w14:textId="77777777" w:rsidR="00135D0E" w:rsidRPr="00224045" w:rsidRDefault="00135D0E" w:rsidP="00F55B26">
      <w:pPr>
        <w:pStyle w:val="Heading2"/>
        <w:spacing w:line="276" w:lineRule="auto"/>
        <w:rPr>
          <w:rFonts w:ascii="Tahoma" w:eastAsia="Times New Roman" w:hAnsi="Tahoma" w:cs="Tahoma"/>
        </w:rPr>
      </w:pPr>
      <w:bookmarkStart w:id="19" w:name="_Toc213673671"/>
      <w:r w:rsidRPr="00224045">
        <w:rPr>
          <w:rFonts w:ascii="Tahoma" w:eastAsia="Times New Roman" w:hAnsi="Tahoma" w:cs="Tahoma"/>
        </w:rPr>
        <w:lastRenderedPageBreak/>
        <w:t>3.5 Access Management</w:t>
      </w:r>
      <w:bookmarkEnd w:id="19"/>
    </w:p>
    <w:p w14:paraId="5B35DF84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Principles:</w:t>
      </w:r>
    </w:p>
    <w:p w14:paraId="3CCCAD56" w14:textId="77777777" w:rsidR="00135D0E" w:rsidRPr="00224045" w:rsidRDefault="00135D0E" w:rsidP="00D842F5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Access granted by identity and role, following least privilege principle.</w:t>
      </w:r>
    </w:p>
    <w:p w14:paraId="132282AE" w14:textId="77777777" w:rsidR="00135D0E" w:rsidRPr="00224045" w:rsidRDefault="00135D0E" w:rsidP="00D842F5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IT and OT domains separated.</w:t>
      </w:r>
    </w:p>
    <w:p w14:paraId="2DFBF6CC" w14:textId="77777777" w:rsidR="00135D0E" w:rsidRPr="00224045" w:rsidRDefault="00135D0E" w:rsidP="00D842F5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Privileged accounts under strict control.</w:t>
      </w:r>
    </w:p>
    <w:p w14:paraId="3637C2AE" w14:textId="77777777" w:rsidR="00135D0E" w:rsidRPr="00224045" w:rsidRDefault="00135D0E" w:rsidP="00D842F5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Formal processes for access provisioning, modification, and revocation.</w:t>
      </w:r>
    </w:p>
    <w:p w14:paraId="14346D7F" w14:textId="77777777" w:rsidR="00135D0E" w:rsidRPr="00224045" w:rsidRDefault="00135D0E" w:rsidP="00D842F5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Critical system access granted only with approved necessity and time limit.</w:t>
      </w:r>
    </w:p>
    <w:p w14:paraId="3A596446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Requirements:</w:t>
      </w:r>
    </w:p>
    <w:p w14:paraId="1268A1AE" w14:textId="77777777" w:rsidR="00135D0E" w:rsidRPr="00224045" w:rsidRDefault="00135D0E" w:rsidP="00D842F5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Centralized IAM with AD/LDAP, RADIUS, SAML, OIDC integration.</w:t>
      </w:r>
    </w:p>
    <w:p w14:paraId="530F584B" w14:textId="77777777" w:rsidR="00135D0E" w:rsidRPr="00224045" w:rsidRDefault="00135D0E" w:rsidP="00D842F5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Temporary/approved privilege escalation (Just-In-Time Access).</w:t>
      </w:r>
    </w:p>
    <w:p w14:paraId="0EBB050C" w14:textId="77777777" w:rsidR="00135D0E" w:rsidRPr="00224045" w:rsidRDefault="00135D0E" w:rsidP="00D842F5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Separate IT/OT authentication domains; no shared accounts.</w:t>
      </w:r>
    </w:p>
    <w:p w14:paraId="37BD61FF" w14:textId="77777777" w:rsidR="00135D0E" w:rsidRPr="00224045" w:rsidRDefault="00135D0E" w:rsidP="00D842F5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Log all admin actions with user identity.</w:t>
      </w:r>
    </w:p>
    <w:p w14:paraId="776535CC" w14:textId="77777777" w:rsidR="00135D0E" w:rsidRPr="00224045" w:rsidRDefault="00135D0E" w:rsidP="00D842F5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Periodically review/revoke inactive accounts/permissions.</w:t>
      </w:r>
    </w:p>
    <w:p w14:paraId="00CDBBDD" w14:textId="77777777" w:rsidR="00135D0E" w:rsidRPr="00224045" w:rsidRDefault="00135D0E" w:rsidP="00D842F5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MFA for all administrative/remote access.</w:t>
      </w:r>
    </w:p>
    <w:p w14:paraId="6FACBE5C" w14:textId="77777777" w:rsidR="00135D0E" w:rsidRPr="00224045" w:rsidRDefault="00135D0E" w:rsidP="00D842F5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 xml:space="preserve">Implement </w:t>
      </w:r>
      <w:proofErr w:type="spellStart"/>
      <w:r w:rsidRPr="00224045">
        <w:rPr>
          <w:rFonts w:ascii="Tahoma" w:eastAsia="Times New Roman" w:hAnsi="Tahoma" w:cs="Tahoma"/>
          <w:sz w:val="24"/>
          <w:szCs w:val="24"/>
        </w:rPr>
        <w:t>SoD</w:t>
      </w:r>
      <w:proofErr w:type="spellEnd"/>
      <w:r w:rsidRPr="00224045">
        <w:rPr>
          <w:rFonts w:ascii="Tahoma" w:eastAsia="Times New Roman" w:hAnsi="Tahoma" w:cs="Tahoma"/>
          <w:sz w:val="24"/>
          <w:szCs w:val="24"/>
        </w:rPr>
        <w:t xml:space="preserve"> (Segregation of Duties) to prevent conflicts.</w:t>
      </w:r>
    </w:p>
    <w:p w14:paraId="510FCEA7" w14:textId="77777777" w:rsidR="00135D0E" w:rsidRPr="00224045" w:rsidRDefault="00135D0E" w:rsidP="00D842F5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Policy for password creation, change, lifespan, and storage.</w:t>
      </w:r>
    </w:p>
    <w:p w14:paraId="6677AC04" w14:textId="77777777" w:rsidR="00135D0E" w:rsidRPr="00224045" w:rsidRDefault="00135D0E" w:rsidP="00D842F5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Unique user IDs with assigned responsible persons.</w:t>
      </w:r>
    </w:p>
    <w:p w14:paraId="180EFD02" w14:textId="77777777" w:rsidR="002356A0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commentRangeStart w:id="20"/>
      <w:r w:rsidRPr="00224045">
        <w:rPr>
          <w:rFonts w:ascii="Tahoma" w:hAnsi="Tahoma" w:cs="Tahoma"/>
        </w:rPr>
        <w:t>Implementation:</w:t>
      </w:r>
      <w:commentRangeEnd w:id="20"/>
      <w:r w:rsidR="000D14FA">
        <w:rPr>
          <w:rStyle w:val="CommentReference"/>
          <w:rFonts w:asciiTheme="minorHAnsi" w:eastAsiaTheme="minorHAnsi" w:hAnsiTheme="minorHAnsi" w:cstheme="minorBidi"/>
          <w:b w:val="0"/>
          <w:bCs w:val="0"/>
        </w:rPr>
        <w:commentReference w:id="20"/>
      </w:r>
    </w:p>
    <w:p w14:paraId="120CEA41" w14:textId="77777777" w:rsidR="002356A0" w:rsidRPr="00224045" w:rsidRDefault="00135D0E" w:rsidP="00D842F5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Formal password policy: complexity, length, rotation.</w:t>
      </w:r>
    </w:p>
    <w:p w14:paraId="14837FC1" w14:textId="77777777" w:rsidR="002356A0" w:rsidRPr="00224045" w:rsidRDefault="00135D0E" w:rsidP="00D842F5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PAM systems for privileged access control, action logging, task approval.</w:t>
      </w:r>
    </w:p>
    <w:p w14:paraId="13C8D52D" w14:textId="77777777" w:rsidR="002356A0" w:rsidRPr="00224045" w:rsidRDefault="00135D0E" w:rsidP="00D842F5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High availability for PAM/IAM infrastructure.</w:t>
      </w:r>
    </w:p>
    <w:p w14:paraId="1AA6CC75" w14:textId="77777777" w:rsidR="002356A0" w:rsidRPr="00224045" w:rsidRDefault="00135D0E" w:rsidP="00D842F5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Network access to management subnets limited to PAM/admin IPs.</w:t>
      </w:r>
    </w:p>
    <w:p w14:paraId="0BFE6552" w14:textId="77777777" w:rsidR="002356A0" w:rsidRPr="00224045" w:rsidRDefault="00135D0E" w:rsidP="00D842F5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Minimum user privileges per role/task.</w:t>
      </w:r>
    </w:p>
    <w:p w14:paraId="3981B2D6" w14:textId="77777777" w:rsidR="002356A0" w:rsidRPr="00224045" w:rsidRDefault="00135D0E" w:rsidP="00D842F5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Logging and video recording of privileged actions, archived securely.</w:t>
      </w:r>
    </w:p>
    <w:p w14:paraId="3FB6907D" w14:textId="77777777" w:rsidR="002356A0" w:rsidRPr="00224045" w:rsidRDefault="00135D0E" w:rsidP="00D842F5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Backup of logs and video archives in Cold storage with restricted access.</w:t>
      </w:r>
    </w:p>
    <w:p w14:paraId="59D1CF98" w14:textId="77777777" w:rsidR="002356A0" w:rsidRPr="00224045" w:rsidRDefault="00135D0E" w:rsidP="00D842F5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Admin passwords stored securely with dual control.</w:t>
      </w:r>
    </w:p>
    <w:p w14:paraId="6115DF4C" w14:textId="77777777" w:rsidR="002356A0" w:rsidRPr="00224045" w:rsidRDefault="00135D0E" w:rsidP="00D842F5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Automatic account lockout on suspicious activity, failed attempts, or inactivity.</w:t>
      </w:r>
    </w:p>
    <w:p w14:paraId="1F2441B9" w14:textId="77777777" w:rsidR="002356A0" w:rsidRPr="00224045" w:rsidRDefault="00135D0E" w:rsidP="00D842F5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Regular access audits and remediation.</w:t>
      </w:r>
    </w:p>
    <w:p w14:paraId="4CFA2B40" w14:textId="77777777" w:rsidR="002356A0" w:rsidRPr="00224045" w:rsidRDefault="00135D0E" w:rsidP="00D842F5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Context-aware authentication (device, location, time, risk).</w:t>
      </w:r>
    </w:p>
    <w:p w14:paraId="345A164F" w14:textId="77777777" w:rsidR="00135D0E" w:rsidRPr="00224045" w:rsidRDefault="00135D0E" w:rsidP="00D842F5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PAM/IAM integrated with SIEM for anomaly detection.</w:t>
      </w:r>
    </w:p>
    <w:p w14:paraId="7F16A94A" w14:textId="77777777" w:rsidR="00135D0E" w:rsidRPr="00224045" w:rsidRDefault="00135D0E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23697EDC" w14:textId="77777777" w:rsidR="002356A0" w:rsidRPr="00224045" w:rsidRDefault="002356A0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8576F88" w14:textId="77777777" w:rsidR="00135D0E" w:rsidRPr="00224045" w:rsidRDefault="00135D0E" w:rsidP="00F55B26">
      <w:pPr>
        <w:pStyle w:val="Heading2"/>
        <w:spacing w:line="276" w:lineRule="auto"/>
        <w:rPr>
          <w:rFonts w:ascii="Tahoma" w:eastAsia="Times New Roman" w:hAnsi="Tahoma" w:cs="Tahoma"/>
        </w:rPr>
      </w:pPr>
      <w:bookmarkStart w:id="21" w:name="_Toc213673672"/>
      <w:r w:rsidRPr="00224045">
        <w:rPr>
          <w:rFonts w:ascii="Tahoma" w:eastAsia="Times New Roman" w:hAnsi="Tahoma" w:cs="Tahoma"/>
        </w:rPr>
        <w:t>3.6 Logging and Monitoring</w:t>
      </w:r>
      <w:bookmarkEnd w:id="21"/>
    </w:p>
    <w:p w14:paraId="0D5E9764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Principles:</w:t>
      </w:r>
    </w:p>
    <w:p w14:paraId="00E288C9" w14:textId="77777777" w:rsidR="00135D0E" w:rsidRPr="00224045" w:rsidRDefault="00135D0E" w:rsidP="00D842F5">
      <w:pPr>
        <w:pStyle w:val="ListParagraph"/>
        <w:numPr>
          <w:ilvl w:val="0"/>
          <w:numId w:val="1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Monitoring is key to incident detection and response.</w:t>
      </w:r>
    </w:p>
    <w:p w14:paraId="0DA63601" w14:textId="77777777" w:rsidR="00135D0E" w:rsidRPr="00224045" w:rsidRDefault="00135D0E" w:rsidP="00D842F5">
      <w:pPr>
        <w:pStyle w:val="ListParagraph"/>
        <w:numPr>
          <w:ilvl w:val="0"/>
          <w:numId w:val="1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Logs provide evidential and analytical basis.</w:t>
      </w:r>
    </w:p>
    <w:p w14:paraId="3C727392" w14:textId="77777777" w:rsidR="00135D0E" w:rsidRPr="00224045" w:rsidRDefault="00135D0E" w:rsidP="00D842F5">
      <w:pPr>
        <w:pStyle w:val="ListParagraph"/>
        <w:numPr>
          <w:ilvl w:val="0"/>
          <w:numId w:val="1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Time synchronization critical for event correlation.</w:t>
      </w:r>
    </w:p>
    <w:p w14:paraId="0DC877A7" w14:textId="77777777" w:rsidR="00135D0E" w:rsidRPr="00224045" w:rsidRDefault="00135D0E" w:rsidP="00D842F5">
      <w:pPr>
        <w:pStyle w:val="ListParagraph"/>
        <w:numPr>
          <w:ilvl w:val="0"/>
          <w:numId w:val="1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Log control ensures completeness, immutability, timely processing.</w:t>
      </w:r>
    </w:p>
    <w:p w14:paraId="5EA30819" w14:textId="77777777" w:rsidR="00135D0E" w:rsidRPr="00224045" w:rsidRDefault="00135D0E" w:rsidP="00D842F5">
      <w:pPr>
        <w:pStyle w:val="ListParagraph"/>
        <w:numPr>
          <w:ilvl w:val="0"/>
          <w:numId w:val="1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Monitoring systems must operate continuously and be protected from unauthorized access.</w:t>
      </w:r>
    </w:p>
    <w:p w14:paraId="2F7A9D65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Requirements:</w:t>
      </w:r>
    </w:p>
    <w:p w14:paraId="0DF4FE44" w14:textId="77777777" w:rsidR="00135D0E" w:rsidRPr="00224045" w:rsidRDefault="00135D0E" w:rsidP="00D842F5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Centralized log collection in SIEM with event correlation.</w:t>
      </w:r>
    </w:p>
    <w:p w14:paraId="0ACB30A0" w14:textId="77777777" w:rsidR="00135D0E" w:rsidRPr="00224045" w:rsidRDefault="00135D0E" w:rsidP="00D842F5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commentRangeStart w:id="22"/>
      <w:r w:rsidRPr="00224045">
        <w:rPr>
          <w:rFonts w:ascii="Tahoma" w:eastAsia="Times New Roman" w:hAnsi="Tahoma" w:cs="Tahoma"/>
          <w:sz w:val="24"/>
          <w:szCs w:val="24"/>
        </w:rPr>
        <w:t>Log retention: ≥1 year for security systems, ≥3 months for OS logs.</w:t>
      </w:r>
      <w:commentRangeEnd w:id="22"/>
      <w:r w:rsidR="00256B6B">
        <w:rPr>
          <w:rStyle w:val="CommentReference"/>
        </w:rPr>
        <w:commentReference w:id="22"/>
      </w:r>
    </w:p>
    <w:p w14:paraId="30152D43" w14:textId="77777777" w:rsidR="00135D0E" w:rsidRPr="00224045" w:rsidRDefault="00135D0E" w:rsidP="00D842F5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Synchronize infrastructure components via secure NTP.</w:t>
      </w:r>
    </w:p>
    <w:p w14:paraId="37763397" w14:textId="77777777" w:rsidR="00135D0E" w:rsidRPr="00224045" w:rsidRDefault="00135D0E" w:rsidP="00D842F5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Define severity levels, alerts, and escalation paths.</w:t>
      </w:r>
    </w:p>
    <w:p w14:paraId="4CA5EFF0" w14:textId="77777777" w:rsidR="00135D0E" w:rsidRPr="00224045" w:rsidRDefault="00135D0E" w:rsidP="00D842F5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Automate incident response (SOAR).</w:t>
      </w:r>
    </w:p>
    <w:p w14:paraId="14F299FD" w14:textId="77777777" w:rsidR="00135D0E" w:rsidRPr="00224045" w:rsidRDefault="00135D0E" w:rsidP="00D842F5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Ensure log immutability and protection from deletion/modification.</w:t>
      </w:r>
    </w:p>
    <w:p w14:paraId="3A0A438C" w14:textId="77777777" w:rsidR="00135D0E" w:rsidRPr="00224045" w:rsidRDefault="00135D0E" w:rsidP="00D842F5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Restrict access to logs and monitoring systems.</w:t>
      </w:r>
    </w:p>
    <w:p w14:paraId="36CE1406" w14:textId="77777777" w:rsidR="00135D0E" w:rsidRPr="00224045" w:rsidRDefault="00135D0E" w:rsidP="00D842F5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Log administrative actions and log access.</w:t>
      </w:r>
    </w:p>
    <w:p w14:paraId="1AE2EC92" w14:textId="77777777" w:rsidR="00135D0E" w:rsidRPr="00224045" w:rsidRDefault="00135D0E" w:rsidP="00D842F5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Regularly verify logging/monitoring completeness.</w:t>
      </w:r>
    </w:p>
    <w:p w14:paraId="0E9A4DF8" w14:textId="77777777" w:rsidR="00135D0E" w:rsidRPr="00224045" w:rsidRDefault="00135D0E" w:rsidP="00D842F5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Integrate SIEM with IDS/IPS, EDR, DLP for comprehensive threat analysis.</w:t>
      </w:r>
    </w:p>
    <w:p w14:paraId="50ADEE05" w14:textId="77777777" w:rsidR="002356A0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Implementation:</w:t>
      </w:r>
    </w:p>
    <w:p w14:paraId="3B91283C" w14:textId="409E8D57" w:rsidR="002356A0" w:rsidRPr="00224045" w:rsidRDefault="00135D0E" w:rsidP="00D842F5">
      <w:pPr>
        <w:pStyle w:val="ListParagraph"/>
        <w:numPr>
          <w:ilvl w:val="0"/>
          <w:numId w:val="20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Centralized for log collection, analysis, correlation.</w:t>
      </w:r>
    </w:p>
    <w:p w14:paraId="4AC14749" w14:textId="77777777" w:rsidR="002356A0" w:rsidRPr="00224045" w:rsidRDefault="00135D0E" w:rsidP="00D842F5">
      <w:pPr>
        <w:pStyle w:val="ListParagraph"/>
        <w:numPr>
          <w:ilvl w:val="0"/>
          <w:numId w:val="20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HA SIEM infrastructure with database replication.</w:t>
      </w:r>
    </w:p>
    <w:p w14:paraId="73D88BEA" w14:textId="77777777" w:rsidR="002356A0" w:rsidRPr="00224045" w:rsidRDefault="00135D0E" w:rsidP="00D842F5">
      <w:pPr>
        <w:pStyle w:val="ListParagraph"/>
        <w:numPr>
          <w:ilvl w:val="0"/>
          <w:numId w:val="20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Regular backup of all logs/metadata, including Cold Standby and isolated storage.</w:t>
      </w:r>
    </w:p>
    <w:p w14:paraId="557C8C63" w14:textId="77777777" w:rsidR="002356A0" w:rsidRPr="00224045" w:rsidRDefault="00135D0E" w:rsidP="00D842F5">
      <w:pPr>
        <w:pStyle w:val="ListParagraph"/>
        <w:numPr>
          <w:ilvl w:val="0"/>
          <w:numId w:val="20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Policy for backup, recovery, and retention.</w:t>
      </w:r>
    </w:p>
    <w:p w14:paraId="26229FE3" w14:textId="77777777" w:rsidR="002356A0" w:rsidRPr="00224045" w:rsidRDefault="00135D0E" w:rsidP="00D842F5">
      <w:pPr>
        <w:pStyle w:val="ListParagraph"/>
        <w:numPr>
          <w:ilvl w:val="0"/>
          <w:numId w:val="20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SOAR for automated response to critical events (IP block, host isolation, SOC notification).</w:t>
      </w:r>
    </w:p>
    <w:p w14:paraId="195C8CDA" w14:textId="77777777" w:rsidR="002356A0" w:rsidRPr="00224045" w:rsidRDefault="00135D0E" w:rsidP="00D842F5">
      <w:pPr>
        <w:pStyle w:val="ListParagraph"/>
        <w:numPr>
          <w:ilvl w:val="0"/>
          <w:numId w:val="20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Internal NTP servers with limited external access.</w:t>
      </w:r>
    </w:p>
    <w:p w14:paraId="0E944251" w14:textId="77777777" w:rsidR="002356A0" w:rsidRPr="00224045" w:rsidRDefault="00135D0E" w:rsidP="00D842F5">
      <w:pPr>
        <w:pStyle w:val="ListParagraph"/>
        <w:numPr>
          <w:ilvl w:val="0"/>
          <w:numId w:val="20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Log integrity via checksums, signatures, hashing.</w:t>
      </w:r>
    </w:p>
    <w:p w14:paraId="68C0DCF6" w14:textId="77777777" w:rsidR="002356A0" w:rsidRPr="00224045" w:rsidRDefault="00135D0E" w:rsidP="00D842F5">
      <w:pPr>
        <w:pStyle w:val="ListParagraph"/>
        <w:numPr>
          <w:ilvl w:val="0"/>
          <w:numId w:val="20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Separate audit logs for access control, firewalls, admin actions.</w:t>
      </w:r>
    </w:p>
    <w:p w14:paraId="49E9CAC5" w14:textId="77777777" w:rsidR="002356A0" w:rsidRPr="00224045" w:rsidRDefault="00135D0E" w:rsidP="00D842F5">
      <w:pPr>
        <w:pStyle w:val="ListParagraph"/>
        <w:numPr>
          <w:ilvl w:val="0"/>
          <w:numId w:val="20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commentRangeStart w:id="23"/>
      <w:r w:rsidRPr="00224045">
        <w:rPr>
          <w:rFonts w:ascii="Tahoma" w:eastAsia="Times New Roman" w:hAnsi="Tahoma" w:cs="Tahoma"/>
          <w:sz w:val="24"/>
          <w:szCs w:val="24"/>
        </w:rPr>
        <w:t xml:space="preserve">SIEM </w:t>
      </w:r>
      <w:proofErr w:type="gramStart"/>
      <w:r w:rsidRPr="00224045">
        <w:rPr>
          <w:rFonts w:ascii="Tahoma" w:eastAsia="Times New Roman" w:hAnsi="Tahoma" w:cs="Tahoma"/>
          <w:sz w:val="24"/>
          <w:szCs w:val="24"/>
        </w:rPr>
        <w:t>integrated</w:t>
      </w:r>
      <w:proofErr w:type="gramEnd"/>
      <w:r w:rsidRPr="00224045">
        <w:rPr>
          <w:rFonts w:ascii="Tahoma" w:eastAsia="Times New Roman" w:hAnsi="Tahoma" w:cs="Tahoma"/>
          <w:sz w:val="24"/>
          <w:szCs w:val="24"/>
        </w:rPr>
        <w:t xml:space="preserve"> with IDS/IPS, EDR/XDR, SOC alerting.</w:t>
      </w:r>
      <w:commentRangeEnd w:id="23"/>
      <w:r w:rsidR="000D14FA">
        <w:rPr>
          <w:rStyle w:val="CommentReference"/>
        </w:rPr>
        <w:commentReference w:id="23"/>
      </w:r>
    </w:p>
    <w:p w14:paraId="2914B5A5" w14:textId="77777777" w:rsidR="002356A0" w:rsidRPr="00224045" w:rsidRDefault="00135D0E" w:rsidP="00D842F5">
      <w:pPr>
        <w:pStyle w:val="ListParagraph"/>
        <w:numPr>
          <w:ilvl w:val="0"/>
          <w:numId w:val="20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lastRenderedPageBreak/>
        <w:t>24/7 monitoring with SLA-controlled response.</w:t>
      </w:r>
    </w:p>
    <w:p w14:paraId="1A8938C3" w14:textId="77777777" w:rsidR="002356A0" w:rsidRPr="00224045" w:rsidRDefault="00135D0E" w:rsidP="00D842F5">
      <w:pPr>
        <w:pStyle w:val="ListParagraph"/>
        <w:numPr>
          <w:ilvl w:val="0"/>
          <w:numId w:val="20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Regular coverage assessment to ensure no critical system is outside monitoring.</w:t>
      </w:r>
    </w:p>
    <w:p w14:paraId="1D533EB3" w14:textId="77777777" w:rsidR="00135D0E" w:rsidRPr="00224045" w:rsidRDefault="00135D0E" w:rsidP="00D842F5">
      <w:pPr>
        <w:pStyle w:val="ListParagraph"/>
        <w:numPr>
          <w:ilvl w:val="0"/>
          <w:numId w:val="20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Log availability and timestamp accuracy tests during incident investigations.</w:t>
      </w:r>
    </w:p>
    <w:p w14:paraId="49AB823E" w14:textId="77777777" w:rsidR="00224045" w:rsidRPr="00224045" w:rsidRDefault="00224045" w:rsidP="00F55B26">
      <w:pPr>
        <w:pStyle w:val="Heading2"/>
        <w:spacing w:line="276" w:lineRule="auto"/>
        <w:rPr>
          <w:rFonts w:ascii="Tahoma" w:eastAsia="Times New Roman" w:hAnsi="Tahoma" w:cs="Tahoma"/>
        </w:rPr>
      </w:pPr>
    </w:p>
    <w:p w14:paraId="32AD6A1A" w14:textId="77777777" w:rsidR="00224045" w:rsidRPr="00224045" w:rsidRDefault="00224045" w:rsidP="00F55B26">
      <w:pPr>
        <w:pStyle w:val="Heading2"/>
        <w:spacing w:line="276" w:lineRule="auto"/>
        <w:rPr>
          <w:rFonts w:ascii="Tahoma" w:eastAsia="Times New Roman" w:hAnsi="Tahoma" w:cs="Tahoma"/>
        </w:rPr>
      </w:pPr>
    </w:p>
    <w:p w14:paraId="51A9D972" w14:textId="77777777" w:rsidR="00224045" w:rsidRPr="00224045" w:rsidRDefault="00224045" w:rsidP="00F55B26">
      <w:pPr>
        <w:pStyle w:val="Heading2"/>
        <w:spacing w:line="276" w:lineRule="auto"/>
        <w:rPr>
          <w:rFonts w:ascii="Tahoma" w:eastAsia="Times New Roman" w:hAnsi="Tahoma" w:cs="Tahoma"/>
        </w:rPr>
      </w:pPr>
    </w:p>
    <w:p w14:paraId="4FD2F0DD" w14:textId="77777777" w:rsidR="00224045" w:rsidRPr="00224045" w:rsidRDefault="00224045" w:rsidP="00F55B26">
      <w:pPr>
        <w:pStyle w:val="Heading2"/>
        <w:spacing w:line="276" w:lineRule="auto"/>
        <w:rPr>
          <w:rFonts w:ascii="Tahoma" w:eastAsia="Times New Roman" w:hAnsi="Tahoma" w:cs="Tahoma"/>
        </w:rPr>
      </w:pPr>
    </w:p>
    <w:p w14:paraId="46EFD373" w14:textId="77777777" w:rsidR="00224045" w:rsidRPr="00224045" w:rsidRDefault="00224045" w:rsidP="00F55B26">
      <w:pPr>
        <w:pStyle w:val="Heading2"/>
        <w:spacing w:line="276" w:lineRule="auto"/>
        <w:rPr>
          <w:rFonts w:ascii="Tahoma" w:eastAsia="Times New Roman" w:hAnsi="Tahoma" w:cs="Tahoma"/>
        </w:rPr>
      </w:pPr>
    </w:p>
    <w:p w14:paraId="1B354036" w14:textId="77777777" w:rsidR="00224045" w:rsidRPr="00224045" w:rsidRDefault="00224045" w:rsidP="00F55B26">
      <w:pPr>
        <w:pStyle w:val="Heading2"/>
        <w:spacing w:line="276" w:lineRule="auto"/>
        <w:rPr>
          <w:rFonts w:ascii="Tahoma" w:eastAsia="Times New Roman" w:hAnsi="Tahoma" w:cs="Tahoma"/>
        </w:rPr>
      </w:pPr>
    </w:p>
    <w:p w14:paraId="74A16B75" w14:textId="77777777" w:rsidR="00224045" w:rsidRPr="00224045" w:rsidRDefault="00224045" w:rsidP="00F55B26">
      <w:pPr>
        <w:pStyle w:val="Heading2"/>
        <w:spacing w:line="276" w:lineRule="auto"/>
        <w:rPr>
          <w:rFonts w:ascii="Tahoma" w:eastAsia="Times New Roman" w:hAnsi="Tahoma" w:cs="Tahoma"/>
        </w:rPr>
      </w:pPr>
    </w:p>
    <w:p w14:paraId="27AD27D5" w14:textId="77777777" w:rsidR="00224045" w:rsidRDefault="00224045" w:rsidP="00F55B26">
      <w:pPr>
        <w:pStyle w:val="Heading2"/>
        <w:spacing w:line="276" w:lineRule="auto"/>
        <w:rPr>
          <w:rFonts w:ascii="Tahoma" w:eastAsia="Times New Roman" w:hAnsi="Tahoma" w:cs="Tahoma"/>
        </w:rPr>
      </w:pPr>
    </w:p>
    <w:p w14:paraId="442B4529" w14:textId="77777777" w:rsidR="00224045" w:rsidRDefault="00224045" w:rsidP="00224045"/>
    <w:p w14:paraId="36CCE409" w14:textId="77777777" w:rsidR="00224045" w:rsidRDefault="00224045" w:rsidP="00224045"/>
    <w:p w14:paraId="7368BE8C" w14:textId="77777777" w:rsidR="00224045" w:rsidRDefault="00224045" w:rsidP="00224045"/>
    <w:p w14:paraId="3207B8C6" w14:textId="77777777" w:rsidR="00224045" w:rsidRDefault="00224045" w:rsidP="00224045"/>
    <w:p w14:paraId="07EF7208" w14:textId="77777777" w:rsidR="00224045" w:rsidRDefault="00224045" w:rsidP="00224045"/>
    <w:p w14:paraId="11763A42" w14:textId="77777777" w:rsidR="00224045" w:rsidRDefault="00224045" w:rsidP="00224045"/>
    <w:p w14:paraId="109F219C" w14:textId="77777777" w:rsidR="00224045" w:rsidRDefault="00224045" w:rsidP="00224045"/>
    <w:p w14:paraId="7B289CD1" w14:textId="77777777" w:rsidR="00224045" w:rsidRDefault="00224045" w:rsidP="00224045"/>
    <w:p w14:paraId="1E71E03D" w14:textId="77777777" w:rsidR="00224045" w:rsidRDefault="00224045" w:rsidP="00224045"/>
    <w:p w14:paraId="4EBAE0DA" w14:textId="77777777" w:rsidR="00224045" w:rsidRDefault="00224045" w:rsidP="00224045"/>
    <w:p w14:paraId="27F8D335" w14:textId="77777777" w:rsidR="00224045" w:rsidRDefault="00224045" w:rsidP="00224045"/>
    <w:p w14:paraId="06054C86" w14:textId="77777777" w:rsidR="00224045" w:rsidRDefault="00224045" w:rsidP="00224045"/>
    <w:p w14:paraId="28B13E12" w14:textId="77777777" w:rsidR="00224045" w:rsidRDefault="00224045" w:rsidP="00224045"/>
    <w:p w14:paraId="4B70C7D4" w14:textId="77777777" w:rsidR="00224045" w:rsidRPr="00224045" w:rsidRDefault="00224045" w:rsidP="00224045"/>
    <w:p w14:paraId="32308A3A" w14:textId="77777777" w:rsidR="00224045" w:rsidRPr="00224045" w:rsidRDefault="00224045" w:rsidP="00F55B26">
      <w:pPr>
        <w:pStyle w:val="Heading2"/>
        <w:spacing w:line="276" w:lineRule="auto"/>
        <w:rPr>
          <w:rFonts w:ascii="Tahoma" w:eastAsia="Times New Roman" w:hAnsi="Tahoma" w:cs="Tahoma"/>
        </w:rPr>
      </w:pPr>
    </w:p>
    <w:p w14:paraId="58DEF3EB" w14:textId="77777777" w:rsidR="00224045" w:rsidRPr="00224045" w:rsidRDefault="00224045" w:rsidP="00F55B26">
      <w:pPr>
        <w:pStyle w:val="Heading2"/>
        <w:spacing w:line="276" w:lineRule="auto"/>
        <w:rPr>
          <w:rFonts w:ascii="Tahoma" w:eastAsia="Times New Roman" w:hAnsi="Tahoma" w:cs="Tahoma"/>
        </w:rPr>
      </w:pPr>
    </w:p>
    <w:p w14:paraId="1D9912CD" w14:textId="0B33AF76" w:rsidR="00135D0E" w:rsidRPr="00224045" w:rsidRDefault="00135D0E" w:rsidP="00F55B26">
      <w:pPr>
        <w:pStyle w:val="Heading2"/>
        <w:spacing w:line="276" w:lineRule="auto"/>
        <w:rPr>
          <w:rFonts w:ascii="Tahoma" w:eastAsia="Times New Roman" w:hAnsi="Tahoma" w:cs="Tahoma"/>
        </w:rPr>
      </w:pPr>
      <w:bookmarkStart w:id="24" w:name="_Toc213673673"/>
      <w:r w:rsidRPr="00224045">
        <w:rPr>
          <w:rFonts w:ascii="Tahoma" w:eastAsia="Times New Roman" w:hAnsi="Tahoma" w:cs="Tahoma"/>
        </w:rPr>
        <w:t>3.7 Antivirus Strategy</w:t>
      </w:r>
      <w:bookmarkEnd w:id="24"/>
    </w:p>
    <w:p w14:paraId="1472F7AD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Principles:</w:t>
      </w:r>
    </w:p>
    <w:p w14:paraId="199459FA" w14:textId="77777777" w:rsidR="00135D0E" w:rsidRPr="00224045" w:rsidRDefault="00135D0E" w:rsidP="00D842F5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Multi-layered protection: signature, behavior, heuristic analysis.</w:t>
      </w:r>
    </w:p>
    <w:p w14:paraId="6B4C9326" w14:textId="77777777" w:rsidR="00135D0E" w:rsidRPr="00224045" w:rsidRDefault="00135D0E" w:rsidP="00D842F5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Threat detection and incident response integral to security.</w:t>
      </w:r>
    </w:p>
    <w:p w14:paraId="73B61602" w14:textId="77777777" w:rsidR="00135D0E" w:rsidRPr="00224045" w:rsidRDefault="00135D0E" w:rsidP="00D842F5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OT systems protected with minimal production impact.</w:t>
      </w:r>
    </w:p>
    <w:p w14:paraId="2B7738A6" w14:textId="77777777" w:rsidR="00135D0E" w:rsidRPr="00224045" w:rsidRDefault="00135D0E" w:rsidP="00D842F5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Antivirus events integrated with SIEM/SOAR.</w:t>
      </w:r>
    </w:p>
    <w:p w14:paraId="17C4FDC4" w14:textId="77777777" w:rsidR="00135D0E" w:rsidRPr="00224045" w:rsidRDefault="00135D0E" w:rsidP="00D842F5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Centralized policy and update management ensures protection currency.</w:t>
      </w:r>
    </w:p>
    <w:p w14:paraId="7B480A49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Requirements:</w:t>
      </w:r>
    </w:p>
    <w:p w14:paraId="15BF9AAB" w14:textId="77777777" w:rsidR="00135D0E" w:rsidRPr="00224045" w:rsidRDefault="00135D0E" w:rsidP="00D842F5">
      <w:pPr>
        <w:pStyle w:val="ListParagraph"/>
        <w:numPr>
          <w:ilvl w:val="0"/>
          <w:numId w:val="22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Deploy endpoint protection with signature, behavior, heuristic analysis.</w:t>
      </w:r>
    </w:p>
    <w:p w14:paraId="729D473E" w14:textId="77777777" w:rsidR="00135D0E" w:rsidRPr="00224045" w:rsidRDefault="00135D0E" w:rsidP="00D842F5">
      <w:pPr>
        <w:pStyle w:val="ListParagraph"/>
        <w:numPr>
          <w:ilvl w:val="0"/>
          <w:numId w:val="22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Centralize antivirus policy and updates.</w:t>
      </w:r>
    </w:p>
    <w:p w14:paraId="16C30D69" w14:textId="77777777" w:rsidR="00135D0E" w:rsidRPr="00224045" w:rsidRDefault="00135D0E" w:rsidP="00D842F5">
      <w:pPr>
        <w:pStyle w:val="ListParagraph"/>
        <w:numPr>
          <w:ilvl w:val="0"/>
          <w:numId w:val="22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Apply application whitelisting for critical systems.</w:t>
      </w:r>
    </w:p>
    <w:p w14:paraId="53E64099" w14:textId="77777777" w:rsidR="00135D0E" w:rsidRPr="00224045" w:rsidRDefault="00135D0E" w:rsidP="00D842F5">
      <w:pPr>
        <w:pStyle w:val="ListParagraph"/>
        <w:numPr>
          <w:ilvl w:val="0"/>
          <w:numId w:val="22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Integrate events into SIEM/SOAR.</w:t>
      </w:r>
    </w:p>
    <w:p w14:paraId="4349040D" w14:textId="77777777" w:rsidR="00135D0E" w:rsidRPr="00224045" w:rsidRDefault="00135D0E" w:rsidP="00D842F5">
      <w:pPr>
        <w:pStyle w:val="ListParagraph"/>
        <w:numPr>
          <w:ilvl w:val="0"/>
          <w:numId w:val="22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Isolate and restore infected hosts, rollback to safe state.</w:t>
      </w:r>
    </w:p>
    <w:p w14:paraId="632D31B9" w14:textId="77777777" w:rsidR="00135D0E" w:rsidRPr="00224045" w:rsidRDefault="00135D0E" w:rsidP="00D842F5">
      <w:pPr>
        <w:pStyle w:val="ListParagraph"/>
        <w:numPr>
          <w:ilvl w:val="0"/>
          <w:numId w:val="22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Regular vulnerability assessment and policy compliance check.</w:t>
      </w:r>
    </w:p>
    <w:p w14:paraId="57D97F97" w14:textId="77777777" w:rsidR="00135D0E" w:rsidRPr="00224045" w:rsidRDefault="00135D0E" w:rsidP="00D842F5">
      <w:pPr>
        <w:pStyle w:val="ListParagraph"/>
        <w:numPr>
          <w:ilvl w:val="0"/>
          <w:numId w:val="22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Log antivirus actions/events for audit and investigation.</w:t>
      </w:r>
    </w:p>
    <w:p w14:paraId="4E00A796" w14:textId="77777777" w:rsidR="00135D0E" w:rsidRPr="00224045" w:rsidRDefault="00135D0E" w:rsidP="00D842F5">
      <w:pPr>
        <w:pStyle w:val="ListParagraph"/>
        <w:numPr>
          <w:ilvl w:val="0"/>
          <w:numId w:val="22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Protect against Zero-Day threats using EDR/XDR/Sandbox.</w:t>
      </w:r>
    </w:p>
    <w:p w14:paraId="0A29F645" w14:textId="77777777" w:rsidR="002356A0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Implementation:</w:t>
      </w:r>
    </w:p>
    <w:p w14:paraId="06D96134" w14:textId="77777777" w:rsidR="002356A0" w:rsidRPr="00224045" w:rsidRDefault="00135D0E" w:rsidP="00D842F5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ind w:left="567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Centralized antivirus management for timely updates.</w:t>
      </w:r>
    </w:p>
    <w:p w14:paraId="5C72BAD7" w14:textId="77777777" w:rsidR="002356A0" w:rsidRPr="00224045" w:rsidRDefault="00135D0E" w:rsidP="00D842F5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ind w:left="567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Regular controlled update of all devices.</w:t>
      </w:r>
    </w:p>
    <w:p w14:paraId="3876B7BA" w14:textId="77777777" w:rsidR="002356A0" w:rsidRPr="00224045" w:rsidRDefault="00135D0E" w:rsidP="00D842F5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ind w:left="567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Monitoring and alerting integration.</w:t>
      </w:r>
    </w:p>
    <w:p w14:paraId="3D732A72" w14:textId="77777777" w:rsidR="002356A0" w:rsidRPr="00224045" w:rsidRDefault="00135D0E" w:rsidP="00D842F5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ind w:left="567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Internal system access only from devices with updated antivirus/security policies.</w:t>
      </w:r>
    </w:p>
    <w:p w14:paraId="06302305" w14:textId="77777777" w:rsidR="002356A0" w:rsidRPr="00224045" w:rsidRDefault="00135D0E" w:rsidP="00D842F5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ind w:left="567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Additional Zero-Day protection: EDR/XDR/Sandbox, proactive app behavior analysis.</w:t>
      </w:r>
    </w:p>
    <w:p w14:paraId="7FBC34DA" w14:textId="77777777" w:rsidR="002356A0" w:rsidRPr="00224045" w:rsidRDefault="00135D0E" w:rsidP="00D842F5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ind w:left="567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Periodic verification of antivirus databases/configurations.</w:t>
      </w:r>
    </w:p>
    <w:p w14:paraId="72449EAE" w14:textId="77777777" w:rsidR="002356A0" w:rsidRPr="00224045" w:rsidRDefault="00135D0E" w:rsidP="00D842F5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ind w:left="567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Incident response procedures: isolation, recovery, reporting.</w:t>
      </w:r>
    </w:p>
    <w:p w14:paraId="4D88736B" w14:textId="77777777" w:rsidR="002356A0" w:rsidRPr="00224045" w:rsidRDefault="00135D0E" w:rsidP="00D842F5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ind w:left="567"/>
        <w:rPr>
          <w:rFonts w:ascii="Tahoma" w:eastAsia="Times New Roman" w:hAnsi="Tahoma" w:cs="Tahoma"/>
          <w:sz w:val="24"/>
          <w:szCs w:val="24"/>
        </w:rPr>
      </w:pPr>
      <w:commentRangeStart w:id="25"/>
      <w:r w:rsidRPr="00224045">
        <w:rPr>
          <w:rFonts w:ascii="Tahoma" w:eastAsia="Times New Roman" w:hAnsi="Tahoma" w:cs="Tahoma"/>
          <w:sz w:val="24"/>
          <w:szCs w:val="24"/>
        </w:rPr>
        <w:t>Verify protection across all endpoints including OT.</w:t>
      </w:r>
      <w:commentRangeEnd w:id="25"/>
      <w:r w:rsidR="00B93179">
        <w:rPr>
          <w:rStyle w:val="CommentReference"/>
        </w:rPr>
        <w:commentReference w:id="25"/>
      </w:r>
    </w:p>
    <w:p w14:paraId="06C0B39B" w14:textId="77777777" w:rsidR="00135D0E" w:rsidRPr="00224045" w:rsidRDefault="00135D0E" w:rsidP="00D842F5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ind w:left="567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Regular reports on security status and incidents for SOC and management.</w:t>
      </w:r>
    </w:p>
    <w:p w14:paraId="29B6EBB8" w14:textId="77777777" w:rsidR="00135D0E" w:rsidRPr="00224045" w:rsidRDefault="00135D0E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697DC456" w14:textId="77777777" w:rsidR="0046157E" w:rsidRPr="00224045" w:rsidRDefault="0046157E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8E216EC" w14:textId="77777777" w:rsidR="0046157E" w:rsidRPr="00224045" w:rsidRDefault="0046157E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63E31B30" w14:textId="593FC6B8" w:rsidR="00135D0E" w:rsidRPr="00224045" w:rsidRDefault="00A04C81" w:rsidP="00A04C81">
      <w:pPr>
        <w:pStyle w:val="Heading2"/>
        <w:rPr>
          <w:rFonts w:ascii="Tahoma" w:hAnsi="Tahoma" w:cs="Tahoma"/>
        </w:rPr>
      </w:pPr>
      <w:bookmarkStart w:id="26" w:name="_Toc213673674"/>
      <w:r w:rsidRPr="00224045">
        <w:rPr>
          <w:rFonts w:ascii="Tahoma" w:hAnsi="Tahoma" w:cs="Tahoma"/>
        </w:rPr>
        <w:t xml:space="preserve">3.8 Vulnerability </w:t>
      </w:r>
      <w:r w:rsidR="00135D0E" w:rsidRPr="00224045">
        <w:rPr>
          <w:rFonts w:ascii="Tahoma" w:hAnsi="Tahoma" w:cs="Tahoma"/>
        </w:rPr>
        <w:t>Management</w:t>
      </w:r>
      <w:bookmarkEnd w:id="26"/>
    </w:p>
    <w:p w14:paraId="1A96DD80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Principles:</w:t>
      </w:r>
    </w:p>
    <w:p w14:paraId="28BC41E8" w14:textId="77777777" w:rsidR="00135D0E" w:rsidRPr="00224045" w:rsidRDefault="00135D0E" w:rsidP="00D842F5">
      <w:pPr>
        <w:pStyle w:val="ListParagraph"/>
        <w:numPr>
          <w:ilvl w:val="0"/>
          <w:numId w:val="24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Infrastructure resilience achieved via timely vulnerability identification, analysis, and remediation.</w:t>
      </w:r>
    </w:p>
    <w:p w14:paraId="593922EB" w14:textId="77777777" w:rsidR="00135D0E" w:rsidRPr="00224045" w:rsidRDefault="00135D0E" w:rsidP="00D842F5">
      <w:pPr>
        <w:pStyle w:val="ListParagraph"/>
        <w:numPr>
          <w:ilvl w:val="0"/>
          <w:numId w:val="24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Remediation prioritization based on risk and asset criticality.</w:t>
      </w:r>
    </w:p>
    <w:p w14:paraId="7FFD6FB4" w14:textId="77777777" w:rsidR="00135D0E" w:rsidRPr="00224045" w:rsidRDefault="00135D0E" w:rsidP="00D842F5">
      <w:pPr>
        <w:pStyle w:val="ListParagraph"/>
        <w:numPr>
          <w:ilvl w:val="0"/>
          <w:numId w:val="24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Verification of vulnerability mitigation mandatory.</w:t>
      </w:r>
      <w:r w:rsidRPr="00224045">
        <w:rPr>
          <w:rFonts w:ascii="Tahoma" w:eastAsia="Times New Roman" w:hAnsi="Tahoma" w:cs="Tahoma"/>
          <w:sz w:val="24"/>
          <w:szCs w:val="24"/>
        </w:rPr>
        <w:br/>
        <w:t>(ISO/IEC 27001: A.8.8; ISO/IEC 27002: 8.8, 5.30, 5.7)</w:t>
      </w:r>
    </w:p>
    <w:p w14:paraId="38B34088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Requirements:</w:t>
      </w:r>
    </w:p>
    <w:p w14:paraId="4FBF69DC" w14:textId="77777777" w:rsidR="00135D0E" w:rsidRPr="00224045" w:rsidRDefault="00135D0E" w:rsidP="00D842F5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Regular automated vulnerability scanning for all systems (network, servers, apps, virtual).</w:t>
      </w:r>
    </w:p>
    <w:p w14:paraId="7D4D0F8F" w14:textId="77777777" w:rsidR="00135D0E" w:rsidRPr="00224045" w:rsidRDefault="00135D0E" w:rsidP="00D842F5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Prioritize remediation based on CVSS, risk context, and business impact.</w:t>
      </w:r>
    </w:p>
    <w:p w14:paraId="105ADDB5" w14:textId="77777777" w:rsidR="00135D0E" w:rsidRPr="00224045" w:rsidRDefault="00135D0E" w:rsidP="00D842F5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Implement Patch Management Lifecycle: assessment → remediation → verification.</w:t>
      </w:r>
    </w:p>
    <w:p w14:paraId="08F82CDE" w14:textId="77777777" w:rsidR="00135D0E" w:rsidRPr="00224045" w:rsidRDefault="00135D0E" w:rsidP="00D842F5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Maintain vulnerability registry with discovery date, responsible party, remediation status.</w:t>
      </w:r>
    </w:p>
    <w:p w14:paraId="33DDF865" w14:textId="77777777" w:rsidR="00135D0E" w:rsidRPr="00224045" w:rsidRDefault="00135D0E" w:rsidP="00D842F5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Define SLA per severity: critical ≤7 days, medium ≤30 days.</w:t>
      </w:r>
    </w:p>
    <w:p w14:paraId="658F19EC" w14:textId="77777777" w:rsidR="00135D0E" w:rsidRPr="00224045" w:rsidRDefault="00135D0E" w:rsidP="00D842F5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Document remediation verification and residual risks.</w:t>
      </w:r>
    </w:p>
    <w:p w14:paraId="3DE26DC4" w14:textId="77777777" w:rsidR="00135D0E" w:rsidRPr="00224045" w:rsidRDefault="00135D0E" w:rsidP="00D842F5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Quarterly reports on vulnerabilities and risks.</w:t>
      </w:r>
    </w:p>
    <w:p w14:paraId="3299DBC9" w14:textId="77777777" w:rsidR="00135D0E" w:rsidRPr="00224045" w:rsidRDefault="00135D0E" w:rsidP="00D842F5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Periodic penetration testing and secure code analysis.</w:t>
      </w:r>
    </w:p>
    <w:p w14:paraId="539170DB" w14:textId="77777777" w:rsidR="00135D0E" w:rsidRPr="00224045" w:rsidRDefault="00135D0E" w:rsidP="00D842F5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Exception process for temporary deviations with mandatory approval and registry entry.</w:t>
      </w:r>
    </w:p>
    <w:p w14:paraId="0DA35C4D" w14:textId="77777777" w:rsidR="00135D0E" w:rsidRPr="00224045" w:rsidRDefault="00135D0E" w:rsidP="00D842F5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Integrate results with SIEM/SOAR and GRC for automated reporting.</w:t>
      </w:r>
    </w:p>
    <w:p w14:paraId="4F18A82D" w14:textId="77777777" w:rsidR="0046157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Implementation:</w:t>
      </w:r>
    </w:p>
    <w:p w14:paraId="7FF894A5" w14:textId="77777777" w:rsidR="0046157E" w:rsidRPr="00224045" w:rsidRDefault="00135D0E" w:rsidP="00D842F5">
      <w:pPr>
        <w:pStyle w:val="ListParagraph"/>
        <w:numPr>
          <w:ilvl w:val="0"/>
          <w:numId w:val="26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Centralized scanning systems (Tenable, Qualys, Rapid7) with automated checks.</w:t>
      </w:r>
    </w:p>
    <w:p w14:paraId="7E6B7706" w14:textId="77777777" w:rsidR="0046157E" w:rsidRPr="00224045" w:rsidRDefault="00135D0E" w:rsidP="00D842F5">
      <w:pPr>
        <w:pStyle w:val="ListParagraph"/>
        <w:numPr>
          <w:ilvl w:val="0"/>
          <w:numId w:val="26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Auto-feed critical vulnerability data to SIEM/GRC.</w:t>
      </w:r>
    </w:p>
    <w:p w14:paraId="7BC20F65" w14:textId="77777777" w:rsidR="0046157E" w:rsidRPr="00224045" w:rsidRDefault="00135D0E" w:rsidP="00D842F5">
      <w:pPr>
        <w:pStyle w:val="ListParagraph"/>
        <w:numPr>
          <w:ilvl w:val="0"/>
          <w:numId w:val="26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SLA and overdue alerts configured.</w:t>
      </w:r>
    </w:p>
    <w:p w14:paraId="5ED59D63" w14:textId="77777777" w:rsidR="0046157E" w:rsidRPr="00224045" w:rsidRDefault="00135D0E" w:rsidP="00D842F5">
      <w:pPr>
        <w:pStyle w:val="ListParagraph"/>
        <w:numPr>
          <w:ilvl w:val="0"/>
          <w:numId w:val="26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Quarterly penetration tests.</w:t>
      </w:r>
    </w:p>
    <w:p w14:paraId="4403B701" w14:textId="77777777" w:rsidR="0046157E" w:rsidRPr="00224045" w:rsidRDefault="00135D0E" w:rsidP="00D842F5">
      <w:pPr>
        <w:pStyle w:val="ListParagraph"/>
        <w:numPr>
          <w:ilvl w:val="0"/>
          <w:numId w:val="26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Secure repository for remediation history/reports.</w:t>
      </w:r>
    </w:p>
    <w:p w14:paraId="5D908B9C" w14:textId="77777777" w:rsidR="0046157E" w:rsidRPr="00224045" w:rsidRDefault="00135D0E" w:rsidP="00D842F5">
      <w:pPr>
        <w:pStyle w:val="ListParagraph"/>
        <w:numPr>
          <w:ilvl w:val="0"/>
          <w:numId w:val="26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Patch management and verification procedures.</w:t>
      </w:r>
    </w:p>
    <w:p w14:paraId="0D48CF3E" w14:textId="77777777" w:rsidR="00135D0E" w:rsidRPr="00224045" w:rsidRDefault="00135D0E" w:rsidP="00D842F5">
      <w:pPr>
        <w:pStyle w:val="ListParagraph"/>
        <w:numPr>
          <w:ilvl w:val="0"/>
          <w:numId w:val="26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Trend analysis to identify recurring issues.</w:t>
      </w:r>
    </w:p>
    <w:p w14:paraId="6FCDB226" w14:textId="77777777" w:rsidR="00135D0E" w:rsidRPr="00224045" w:rsidRDefault="00135D0E" w:rsidP="00224045">
      <w:pPr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413842D5" w14:textId="77777777" w:rsidR="00135D0E" w:rsidRPr="00224045" w:rsidRDefault="00135D0E" w:rsidP="00F55B26">
      <w:pPr>
        <w:pStyle w:val="Heading2"/>
        <w:spacing w:line="276" w:lineRule="auto"/>
        <w:rPr>
          <w:rFonts w:ascii="Tahoma" w:eastAsia="Times New Roman" w:hAnsi="Tahoma" w:cs="Tahoma"/>
        </w:rPr>
      </w:pPr>
      <w:bookmarkStart w:id="27" w:name="_Toc213673675"/>
      <w:r w:rsidRPr="00224045">
        <w:rPr>
          <w:rFonts w:ascii="Tahoma" w:eastAsia="Times New Roman" w:hAnsi="Tahoma" w:cs="Tahoma"/>
        </w:rPr>
        <w:t>3.9 Vendor Security</w:t>
      </w:r>
      <w:bookmarkEnd w:id="27"/>
    </w:p>
    <w:p w14:paraId="2668B5EE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Principles:</w:t>
      </w:r>
    </w:p>
    <w:p w14:paraId="1A18290E" w14:textId="77777777" w:rsidR="00135D0E" w:rsidRPr="00224045" w:rsidRDefault="00135D0E" w:rsidP="00D842F5">
      <w:pPr>
        <w:pStyle w:val="ListParagraph"/>
        <w:numPr>
          <w:ilvl w:val="0"/>
          <w:numId w:val="2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External access/services must comply with internal security standards.</w:t>
      </w:r>
    </w:p>
    <w:p w14:paraId="2BEBBD67" w14:textId="77777777" w:rsidR="00135D0E" w:rsidRPr="00224045" w:rsidRDefault="00135D0E" w:rsidP="00D842F5">
      <w:pPr>
        <w:pStyle w:val="ListParagraph"/>
        <w:numPr>
          <w:ilvl w:val="0"/>
          <w:numId w:val="2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Vendors responsible for security compliance and data confidentiality.</w:t>
      </w:r>
    </w:p>
    <w:p w14:paraId="0DCDDE8E" w14:textId="77777777" w:rsidR="00135D0E" w:rsidRPr="00224045" w:rsidRDefault="00135D0E" w:rsidP="00D842F5">
      <w:pPr>
        <w:pStyle w:val="ListParagraph"/>
        <w:numPr>
          <w:ilvl w:val="0"/>
          <w:numId w:val="2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Vendor monitoring and control continuous and documented.</w:t>
      </w:r>
    </w:p>
    <w:p w14:paraId="2DDFA1AA" w14:textId="77777777" w:rsidR="00135D0E" w:rsidRPr="00224045" w:rsidRDefault="00135D0E" w:rsidP="00D842F5">
      <w:pPr>
        <w:pStyle w:val="ListParagraph"/>
        <w:numPr>
          <w:ilvl w:val="0"/>
          <w:numId w:val="2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Vendors must report threats, incidents, or vulnerabilities impacting the organization.</w:t>
      </w:r>
    </w:p>
    <w:p w14:paraId="7749B372" w14:textId="77777777" w:rsidR="00135D0E" w:rsidRPr="00224045" w:rsidRDefault="00135D0E" w:rsidP="00D842F5">
      <w:pPr>
        <w:pStyle w:val="ListParagraph"/>
        <w:numPr>
          <w:ilvl w:val="0"/>
          <w:numId w:val="2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Interaction formalized via contracts, agreements, SLA.</w:t>
      </w:r>
    </w:p>
    <w:p w14:paraId="6176218F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Requirements:</w:t>
      </w:r>
    </w:p>
    <w:p w14:paraId="0BF2629D" w14:textId="77777777" w:rsidR="00135D0E" w:rsidRPr="00224045" w:rsidRDefault="00135D0E" w:rsidP="00D842F5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Include security requirements in vendor contracts/agreements.</w:t>
      </w:r>
    </w:p>
    <w:p w14:paraId="6CBDD795" w14:textId="77777777" w:rsidR="00135D0E" w:rsidRPr="00224045" w:rsidRDefault="00135D0E" w:rsidP="00D842F5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Authorize/control all external connections to the organization.</w:t>
      </w:r>
    </w:p>
    <w:p w14:paraId="4A0451F6" w14:textId="77777777" w:rsidR="00135D0E" w:rsidRPr="00224045" w:rsidRDefault="00135D0E" w:rsidP="00D842F5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Define SLA for incident response, updates, remediation.</w:t>
      </w:r>
    </w:p>
    <w:p w14:paraId="22C91453" w14:textId="77777777" w:rsidR="00135D0E" w:rsidRPr="00224045" w:rsidRDefault="00135D0E" w:rsidP="00D842F5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Regular audits of vendors for security compliance.</w:t>
      </w:r>
    </w:p>
    <w:p w14:paraId="171D7258" w14:textId="77777777" w:rsidR="00135D0E" w:rsidRPr="00224045" w:rsidRDefault="00135D0E" w:rsidP="00D842F5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Immediate notification of incidents affecting organization.</w:t>
      </w:r>
    </w:p>
    <w:p w14:paraId="5FB86AAA" w14:textId="77777777" w:rsidR="00135D0E" w:rsidRPr="00224045" w:rsidRDefault="00135D0E" w:rsidP="00D842F5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Vendor staff must meet qualification requirements for critical systems.</w:t>
      </w:r>
    </w:p>
    <w:p w14:paraId="40E0EDA6" w14:textId="77777777" w:rsidR="00135D0E" w:rsidRPr="00224045" w:rsidRDefault="00135D0E" w:rsidP="00D842F5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Ensure spare equipment/services for rapid replacement.</w:t>
      </w:r>
    </w:p>
    <w:p w14:paraId="1009D6BE" w14:textId="77777777" w:rsidR="00135D0E" w:rsidRPr="00224045" w:rsidRDefault="00135D0E" w:rsidP="00D842F5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Control vendor adherence to security policies on-site and remotely.</w:t>
      </w:r>
    </w:p>
    <w:p w14:paraId="647FFDE7" w14:textId="77777777" w:rsidR="0046157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Implementation:</w:t>
      </w:r>
    </w:p>
    <w:p w14:paraId="1D3C80AE" w14:textId="77777777" w:rsidR="0046157E" w:rsidRPr="00224045" w:rsidRDefault="0046157E" w:rsidP="00F55B26">
      <w:pPr>
        <w:pStyle w:val="ListParagraph"/>
        <w:spacing w:before="100" w:beforeAutospacing="1" w:after="100" w:afterAutospacing="1" w:line="276" w:lineRule="auto"/>
        <w:ind w:left="2444"/>
        <w:rPr>
          <w:rFonts w:ascii="Tahoma" w:eastAsia="Times New Roman" w:hAnsi="Tahoma" w:cs="Tahoma"/>
          <w:sz w:val="24"/>
          <w:szCs w:val="24"/>
        </w:rPr>
      </w:pPr>
    </w:p>
    <w:p w14:paraId="35214D0E" w14:textId="77777777" w:rsidR="0046157E" w:rsidRPr="00224045" w:rsidRDefault="0046157E" w:rsidP="00D842F5">
      <w:pPr>
        <w:pStyle w:val="ListParagraph"/>
        <w:numPr>
          <w:ilvl w:val="0"/>
          <w:numId w:val="29"/>
        </w:numPr>
        <w:spacing w:line="276" w:lineRule="auto"/>
        <w:ind w:left="851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Only trusted vendors with certifications.</w:t>
      </w:r>
    </w:p>
    <w:p w14:paraId="5995F49E" w14:textId="77777777" w:rsidR="0046157E" w:rsidRPr="00224045" w:rsidRDefault="0046157E" w:rsidP="00D842F5">
      <w:pPr>
        <w:pStyle w:val="ListParagraph"/>
        <w:numPr>
          <w:ilvl w:val="0"/>
          <w:numId w:val="29"/>
        </w:numPr>
        <w:spacing w:before="100" w:beforeAutospacing="1" w:after="100" w:afterAutospacing="1" w:line="276" w:lineRule="auto"/>
        <w:ind w:left="851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Vendor selection based on internal policies and risk assessment.</w:t>
      </w:r>
    </w:p>
    <w:p w14:paraId="68D625C4" w14:textId="77777777" w:rsidR="0046157E" w:rsidRPr="00224045" w:rsidRDefault="00135D0E" w:rsidP="00D842F5">
      <w:pPr>
        <w:pStyle w:val="ListParagraph"/>
        <w:numPr>
          <w:ilvl w:val="0"/>
          <w:numId w:val="29"/>
        </w:numPr>
        <w:spacing w:before="100" w:beforeAutospacing="1" w:after="100" w:afterAutospacing="1" w:line="276" w:lineRule="auto"/>
        <w:ind w:left="851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24/7 technical support from vendors.</w:t>
      </w:r>
    </w:p>
    <w:p w14:paraId="7A73BE45" w14:textId="77777777" w:rsidR="0046157E" w:rsidRPr="00224045" w:rsidRDefault="00135D0E" w:rsidP="00D842F5">
      <w:pPr>
        <w:pStyle w:val="ListParagraph"/>
        <w:numPr>
          <w:ilvl w:val="0"/>
          <w:numId w:val="29"/>
        </w:numPr>
        <w:spacing w:before="100" w:beforeAutospacing="1" w:after="100" w:afterAutospacing="1" w:line="276" w:lineRule="auto"/>
        <w:ind w:left="851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Rapid supply/spare component availability.</w:t>
      </w:r>
    </w:p>
    <w:p w14:paraId="455756C0" w14:textId="77777777" w:rsidR="0046157E" w:rsidRPr="00224045" w:rsidRDefault="00135D0E" w:rsidP="00D842F5">
      <w:pPr>
        <w:pStyle w:val="ListParagraph"/>
        <w:numPr>
          <w:ilvl w:val="0"/>
          <w:numId w:val="29"/>
        </w:numPr>
        <w:spacing w:before="100" w:beforeAutospacing="1" w:after="100" w:afterAutospacing="1" w:line="276" w:lineRule="auto"/>
        <w:ind w:left="851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 xml:space="preserve"> Guaranteed SLA for response/remediation.</w:t>
      </w:r>
    </w:p>
    <w:p w14:paraId="42A7DCFD" w14:textId="77777777" w:rsidR="0046157E" w:rsidRPr="00224045" w:rsidRDefault="00135D0E" w:rsidP="00D842F5">
      <w:pPr>
        <w:pStyle w:val="ListParagraph"/>
        <w:numPr>
          <w:ilvl w:val="0"/>
          <w:numId w:val="29"/>
        </w:numPr>
        <w:spacing w:before="100" w:beforeAutospacing="1" w:after="100" w:afterAutospacing="1" w:line="276" w:lineRule="auto"/>
        <w:ind w:left="851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Vendor personnel training and certification for equipment handling.</w:t>
      </w:r>
    </w:p>
    <w:p w14:paraId="3CD5BC90" w14:textId="77777777" w:rsidR="0046157E" w:rsidRPr="00224045" w:rsidRDefault="00135D0E" w:rsidP="00D842F5">
      <w:pPr>
        <w:pStyle w:val="ListParagraph"/>
        <w:numPr>
          <w:ilvl w:val="0"/>
          <w:numId w:val="29"/>
        </w:numPr>
        <w:spacing w:before="100" w:beforeAutospacing="1" w:after="100" w:afterAutospacing="1" w:line="276" w:lineRule="auto"/>
        <w:ind w:left="851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Audit logging of all vendor actions.</w:t>
      </w:r>
    </w:p>
    <w:p w14:paraId="6EAFB44E" w14:textId="77777777" w:rsidR="0046157E" w:rsidRPr="00224045" w:rsidRDefault="00135D0E" w:rsidP="00D842F5">
      <w:pPr>
        <w:pStyle w:val="ListParagraph"/>
        <w:numPr>
          <w:ilvl w:val="0"/>
          <w:numId w:val="29"/>
        </w:numPr>
        <w:spacing w:before="100" w:beforeAutospacing="1" w:after="100" w:afterAutospacing="1" w:line="276" w:lineRule="auto"/>
        <w:ind w:left="851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Periodic risk and compliance evaluation of vendors.</w:t>
      </w:r>
    </w:p>
    <w:p w14:paraId="65A505ED" w14:textId="77777777" w:rsidR="00135D0E" w:rsidRPr="00224045" w:rsidRDefault="00135D0E" w:rsidP="00D842F5">
      <w:pPr>
        <w:pStyle w:val="ListParagraph"/>
        <w:numPr>
          <w:ilvl w:val="0"/>
          <w:numId w:val="29"/>
        </w:numPr>
        <w:spacing w:before="100" w:beforeAutospacing="1" w:after="100" w:afterAutospacing="1" w:line="276" w:lineRule="auto"/>
        <w:ind w:left="851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Testing vendor interaction procedures, including incident simulations.</w:t>
      </w:r>
    </w:p>
    <w:p w14:paraId="06E13D07" w14:textId="77777777" w:rsidR="00135D0E" w:rsidRPr="00224045" w:rsidRDefault="00135D0E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09EEE68D" w14:textId="77777777" w:rsidR="0046157E" w:rsidRPr="00224045" w:rsidRDefault="0046157E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2D0F5AC2" w14:textId="77777777" w:rsidR="0046157E" w:rsidRPr="00224045" w:rsidRDefault="0046157E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6F6814A2" w14:textId="77777777" w:rsidR="00135D0E" w:rsidRPr="00224045" w:rsidRDefault="00135D0E" w:rsidP="00F55B26">
      <w:pPr>
        <w:pStyle w:val="Heading2"/>
        <w:spacing w:line="276" w:lineRule="auto"/>
        <w:rPr>
          <w:rFonts w:ascii="Tahoma" w:eastAsia="Times New Roman" w:hAnsi="Tahoma" w:cs="Tahoma"/>
        </w:rPr>
      </w:pPr>
      <w:bookmarkStart w:id="28" w:name="_Toc213673676"/>
      <w:r w:rsidRPr="00224045">
        <w:rPr>
          <w:rFonts w:ascii="Tahoma" w:eastAsia="Times New Roman" w:hAnsi="Tahoma" w:cs="Tahoma"/>
        </w:rPr>
        <w:t>3.10 Governance &amp; Continuous Improvement</w:t>
      </w:r>
      <w:bookmarkEnd w:id="28"/>
    </w:p>
    <w:p w14:paraId="06EC8B5B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Principles:</w:t>
      </w:r>
    </w:p>
    <w:p w14:paraId="3BAAE951" w14:textId="77777777" w:rsidR="00135D0E" w:rsidRPr="00224045" w:rsidRDefault="00135D0E" w:rsidP="00D842F5">
      <w:pPr>
        <w:pStyle w:val="ListParagraph"/>
        <w:numPr>
          <w:ilvl w:val="0"/>
          <w:numId w:val="30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Security evolves with infrastructure, technology, and threats.</w:t>
      </w:r>
    </w:p>
    <w:p w14:paraId="26C5984D" w14:textId="77777777" w:rsidR="00135D0E" w:rsidRPr="00224045" w:rsidRDefault="00135D0E" w:rsidP="00D842F5">
      <w:pPr>
        <w:pStyle w:val="ListParagraph"/>
        <w:numPr>
          <w:ilvl w:val="0"/>
          <w:numId w:val="30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Governance aligns business goals with security requirements.</w:t>
      </w:r>
    </w:p>
    <w:p w14:paraId="05708D94" w14:textId="77777777" w:rsidR="00135D0E" w:rsidRPr="00224045" w:rsidRDefault="00135D0E" w:rsidP="00D842F5">
      <w:pPr>
        <w:pStyle w:val="ListParagraph"/>
        <w:numPr>
          <w:ilvl w:val="0"/>
          <w:numId w:val="30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Continuous improvement via PDCA (Plan–Do–Check–Act).</w:t>
      </w:r>
      <w:r w:rsidRPr="00224045">
        <w:rPr>
          <w:rFonts w:ascii="Tahoma" w:eastAsia="Times New Roman" w:hAnsi="Tahoma" w:cs="Tahoma"/>
          <w:sz w:val="24"/>
          <w:szCs w:val="24"/>
        </w:rPr>
        <w:br/>
        <w:t>(ISO/IEC 27001:2022 — clause 10; ISO/IEC 27002:2022 — 5.35, 5.36; NIST CSF — GV)</w:t>
      </w:r>
    </w:p>
    <w:p w14:paraId="49F424CE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Requirements:</w:t>
      </w:r>
    </w:p>
    <w:p w14:paraId="3634DBF6" w14:textId="77777777" w:rsidR="00135D0E" w:rsidRPr="00224045" w:rsidRDefault="00135D0E" w:rsidP="00D842F5">
      <w:pPr>
        <w:pStyle w:val="ListParagraph"/>
        <w:numPr>
          <w:ilvl w:val="0"/>
          <w:numId w:val="3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Create Cybersecurity Design Review Board (CDRB) for key decisions and architecture approval.</w:t>
      </w:r>
    </w:p>
    <w:p w14:paraId="24E74024" w14:textId="77777777" w:rsidR="00135D0E" w:rsidRPr="00224045" w:rsidRDefault="00135D0E" w:rsidP="00D842F5">
      <w:pPr>
        <w:pStyle w:val="ListParagraph"/>
        <w:numPr>
          <w:ilvl w:val="0"/>
          <w:numId w:val="3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Conduct annual and ad-hoc risk assessments, updating asset/threat registers.</w:t>
      </w:r>
    </w:p>
    <w:p w14:paraId="56945B66" w14:textId="77777777" w:rsidR="00135D0E" w:rsidRPr="00224045" w:rsidRDefault="00135D0E" w:rsidP="00D842F5">
      <w:pPr>
        <w:pStyle w:val="ListParagraph"/>
        <w:numPr>
          <w:ilvl w:val="0"/>
          <w:numId w:val="3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Follow NIST CSF, ISO/IEC 27001, IEC 62443, integrating into corporate governance.</w:t>
      </w:r>
    </w:p>
    <w:p w14:paraId="14834C59" w14:textId="77777777" w:rsidR="00135D0E" w:rsidRPr="00224045" w:rsidRDefault="00135D0E" w:rsidP="00D842F5">
      <w:pPr>
        <w:pStyle w:val="ListParagraph"/>
        <w:numPr>
          <w:ilvl w:val="0"/>
          <w:numId w:val="3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Consider incidents, audit results, and testing outcomes in planning new projects.</w:t>
      </w:r>
    </w:p>
    <w:p w14:paraId="0C14A237" w14:textId="77777777" w:rsidR="00135D0E" w:rsidRPr="00224045" w:rsidRDefault="00135D0E" w:rsidP="00D842F5">
      <w:pPr>
        <w:pStyle w:val="ListParagraph"/>
        <w:numPr>
          <w:ilvl w:val="0"/>
          <w:numId w:val="3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commentRangeStart w:id="29"/>
      <w:r w:rsidRPr="00224045">
        <w:rPr>
          <w:rFonts w:ascii="Tahoma" w:eastAsia="Times New Roman" w:hAnsi="Tahoma" w:cs="Tahoma"/>
          <w:sz w:val="24"/>
          <w:szCs w:val="24"/>
        </w:rPr>
        <w:t>Define and review KPI/security metrics for ISMS effectiveness.</w:t>
      </w:r>
      <w:commentRangeEnd w:id="29"/>
      <w:r w:rsidR="00B93179">
        <w:rPr>
          <w:rStyle w:val="CommentReference"/>
        </w:rPr>
        <w:commentReference w:id="29"/>
      </w:r>
    </w:p>
    <w:p w14:paraId="0E9FCE15" w14:textId="77777777" w:rsidR="00135D0E" w:rsidRPr="00224045" w:rsidRDefault="00135D0E" w:rsidP="00D842F5">
      <w:pPr>
        <w:pStyle w:val="ListParagraph"/>
        <w:numPr>
          <w:ilvl w:val="0"/>
          <w:numId w:val="3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Maintain improvement register and corrective action plans based on incidents/audits.</w:t>
      </w:r>
    </w:p>
    <w:p w14:paraId="23B1B4A7" w14:textId="77777777" w:rsidR="00135D0E" w:rsidRPr="00224045" w:rsidRDefault="00135D0E" w:rsidP="00D842F5">
      <w:pPr>
        <w:pStyle w:val="ListParagraph"/>
        <w:numPr>
          <w:ilvl w:val="0"/>
          <w:numId w:val="3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Quarterly security effectiveness reviews by management.</w:t>
      </w:r>
    </w:p>
    <w:p w14:paraId="736C26E8" w14:textId="77777777" w:rsidR="00135D0E" w:rsidRPr="00224045" w:rsidRDefault="00135D0E" w:rsidP="00D842F5">
      <w:pPr>
        <w:pStyle w:val="ListParagraph"/>
        <w:numPr>
          <w:ilvl w:val="0"/>
          <w:numId w:val="3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Change Management with security impact assessment.</w:t>
      </w:r>
    </w:p>
    <w:p w14:paraId="171D93FC" w14:textId="77777777" w:rsidR="00135D0E" w:rsidRPr="00224045" w:rsidRDefault="00135D0E" w:rsidP="00D842F5">
      <w:pPr>
        <w:pStyle w:val="ListParagraph"/>
        <w:numPr>
          <w:ilvl w:val="0"/>
          <w:numId w:val="3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Internal audits and ISO/IEC 27001 self-assessment.</w:t>
      </w:r>
    </w:p>
    <w:p w14:paraId="64C2EE35" w14:textId="77777777" w:rsidR="00135D0E" w:rsidRPr="00224045" w:rsidRDefault="00135D0E" w:rsidP="00D842F5">
      <w:pPr>
        <w:pStyle w:val="ListParagraph"/>
        <w:numPr>
          <w:ilvl w:val="0"/>
          <w:numId w:val="3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Document all CDRB decisions and track implementation.</w:t>
      </w:r>
    </w:p>
    <w:p w14:paraId="253941EB" w14:textId="77777777" w:rsidR="00135D0E" w:rsidRPr="00224045" w:rsidRDefault="00135D0E" w:rsidP="00D842F5">
      <w:pPr>
        <w:pStyle w:val="ListParagraph"/>
        <w:numPr>
          <w:ilvl w:val="0"/>
          <w:numId w:val="3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Develop/update IS security roadmap per strategic goals and threat trends.</w:t>
      </w:r>
    </w:p>
    <w:p w14:paraId="20A2A5F8" w14:textId="77777777" w:rsidR="0046157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Implementation:</w:t>
      </w:r>
    </w:p>
    <w:p w14:paraId="1AC5ED84" w14:textId="77777777" w:rsidR="0046157E" w:rsidRPr="00224045" w:rsidRDefault="00135D0E" w:rsidP="00D842F5">
      <w:pPr>
        <w:pStyle w:val="ListParagraph"/>
        <w:numPr>
          <w:ilvl w:val="0"/>
          <w:numId w:val="32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CDRB committee with regular meetings and minutes.</w:t>
      </w:r>
    </w:p>
    <w:p w14:paraId="3635B34D" w14:textId="77777777" w:rsidR="0046157E" w:rsidRPr="00224045" w:rsidRDefault="00135D0E" w:rsidP="00D842F5">
      <w:pPr>
        <w:pStyle w:val="ListParagraph"/>
        <w:numPr>
          <w:ilvl w:val="0"/>
          <w:numId w:val="32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PDCA cycle: analysis, corrective actions, follow-up control.</w:t>
      </w:r>
    </w:p>
    <w:p w14:paraId="452C5C5A" w14:textId="77777777" w:rsidR="0046157E" w:rsidRPr="00224045" w:rsidRDefault="00135D0E" w:rsidP="00D842F5">
      <w:pPr>
        <w:pStyle w:val="ListParagraph"/>
        <w:numPr>
          <w:ilvl w:val="0"/>
          <w:numId w:val="32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GRC platform for change, risk, and improvement management automation.</w:t>
      </w:r>
    </w:p>
    <w:p w14:paraId="51DFB832" w14:textId="77777777" w:rsidR="0046157E" w:rsidRPr="00224045" w:rsidRDefault="00135D0E" w:rsidP="00D842F5">
      <w:pPr>
        <w:pStyle w:val="ListParagraph"/>
        <w:numPr>
          <w:ilvl w:val="0"/>
          <w:numId w:val="32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Annual IS maturity report and recommendations.</w:t>
      </w:r>
    </w:p>
    <w:p w14:paraId="0EAA254B" w14:textId="77777777" w:rsidR="0046157E" w:rsidRPr="00224045" w:rsidRDefault="00135D0E" w:rsidP="00D842F5">
      <w:pPr>
        <w:pStyle w:val="ListParagraph"/>
        <w:numPr>
          <w:ilvl w:val="0"/>
          <w:numId w:val="32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Lessons Learned methodology applied post-incidents/audits.</w:t>
      </w:r>
    </w:p>
    <w:p w14:paraId="30655A88" w14:textId="77777777" w:rsidR="00135D0E" w:rsidRPr="00224045" w:rsidRDefault="00135D0E" w:rsidP="00D842F5">
      <w:pPr>
        <w:pStyle w:val="ListParagraph"/>
        <w:numPr>
          <w:ilvl w:val="0"/>
          <w:numId w:val="32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Include improvements in budgeting and strategic IS planning.</w:t>
      </w:r>
    </w:p>
    <w:p w14:paraId="3B4ED44B" w14:textId="77777777" w:rsidR="00135D0E" w:rsidRPr="00224045" w:rsidRDefault="00135D0E" w:rsidP="00F55B26">
      <w:pPr>
        <w:spacing w:after="0" w:line="276" w:lineRule="auto"/>
        <w:ind w:left="567"/>
        <w:rPr>
          <w:rFonts w:ascii="Tahoma" w:eastAsia="Times New Roman" w:hAnsi="Tahoma" w:cs="Tahoma"/>
          <w:sz w:val="24"/>
          <w:szCs w:val="24"/>
        </w:rPr>
      </w:pPr>
    </w:p>
    <w:p w14:paraId="3C9655A0" w14:textId="77777777" w:rsidR="00224045" w:rsidRDefault="00224045" w:rsidP="00F55B26">
      <w:pPr>
        <w:pStyle w:val="Heading4"/>
        <w:spacing w:line="276" w:lineRule="auto"/>
        <w:rPr>
          <w:rFonts w:ascii="Tahoma" w:hAnsi="Tahoma" w:cs="Tahoma"/>
        </w:rPr>
      </w:pPr>
    </w:p>
    <w:p w14:paraId="29087563" w14:textId="36999282" w:rsidR="0046157E" w:rsidRPr="00224045" w:rsidRDefault="00224045" w:rsidP="00F55B26">
      <w:pPr>
        <w:pStyle w:val="Heading4"/>
        <w:spacing w:line="276" w:lineRule="auto"/>
        <w:rPr>
          <w:rFonts w:ascii="Tahoma" w:hAnsi="Tahoma" w:cs="Tahoma"/>
        </w:rPr>
      </w:pPr>
      <w:r>
        <w:rPr>
          <w:rFonts w:ascii="Tahoma" w:hAnsi="Tahoma" w:cs="Tahoma"/>
        </w:rPr>
        <w:t>3</w:t>
      </w:r>
      <w:r w:rsidR="0046157E" w:rsidRPr="00224045">
        <w:rPr>
          <w:rFonts w:ascii="Tahoma" w:hAnsi="Tahoma" w:cs="Tahoma"/>
        </w:rPr>
        <w:t>.11 Risk Management</w:t>
      </w:r>
    </w:p>
    <w:p w14:paraId="448C0DBD" w14:textId="77777777" w:rsidR="0046157E" w:rsidRPr="00224045" w:rsidRDefault="0046157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Style w:val="Strong"/>
          <w:rFonts w:ascii="Tahoma" w:hAnsi="Tahoma" w:cs="Tahoma"/>
          <w:b/>
          <w:bCs/>
        </w:rPr>
        <w:t>Principles:</w:t>
      </w:r>
    </w:p>
    <w:p w14:paraId="4BF7DD08" w14:textId="77777777" w:rsidR="0046157E" w:rsidRPr="00224045" w:rsidRDefault="0046157E" w:rsidP="00D842F5">
      <w:pPr>
        <w:pStyle w:val="NormalWeb"/>
        <w:numPr>
          <w:ilvl w:val="0"/>
          <w:numId w:val="33"/>
        </w:numPr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Security decisions based on risk assessment results.</w:t>
      </w:r>
    </w:p>
    <w:p w14:paraId="7EE75FC8" w14:textId="77777777" w:rsidR="0046157E" w:rsidRPr="00224045" w:rsidRDefault="0046157E" w:rsidP="00D842F5">
      <w:pPr>
        <w:pStyle w:val="NormalWeb"/>
        <w:numPr>
          <w:ilvl w:val="0"/>
          <w:numId w:val="33"/>
        </w:numPr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Balance protection, cost, and operational efficiency.</w:t>
      </w:r>
    </w:p>
    <w:p w14:paraId="0D5280BB" w14:textId="77777777" w:rsidR="0046157E" w:rsidRPr="00224045" w:rsidRDefault="0046157E" w:rsidP="00D842F5">
      <w:pPr>
        <w:pStyle w:val="NormalWeb"/>
        <w:numPr>
          <w:ilvl w:val="0"/>
          <w:numId w:val="33"/>
        </w:numPr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Risk-based approach throughout IS lifecycle.</w:t>
      </w:r>
    </w:p>
    <w:p w14:paraId="31215030" w14:textId="77777777" w:rsidR="0046157E" w:rsidRPr="00224045" w:rsidRDefault="0046157E" w:rsidP="00D842F5">
      <w:pPr>
        <w:pStyle w:val="NormalWeb"/>
        <w:numPr>
          <w:ilvl w:val="0"/>
          <w:numId w:val="33"/>
        </w:numPr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Minimize residual risk to acceptable levels.</w:t>
      </w:r>
    </w:p>
    <w:p w14:paraId="660E1B80" w14:textId="77777777" w:rsidR="0046157E" w:rsidRPr="00224045" w:rsidRDefault="0046157E" w:rsidP="00D842F5">
      <w:pPr>
        <w:pStyle w:val="NormalWeb"/>
        <w:numPr>
          <w:ilvl w:val="0"/>
          <w:numId w:val="33"/>
        </w:numPr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Risk register and assessments documented and updated regularly.</w:t>
      </w:r>
    </w:p>
    <w:p w14:paraId="4641E414" w14:textId="77777777" w:rsidR="0046157E" w:rsidRPr="00224045" w:rsidRDefault="0046157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Style w:val="Strong"/>
          <w:rFonts w:ascii="Tahoma" w:hAnsi="Tahoma" w:cs="Tahoma"/>
          <w:b/>
          <w:bCs/>
        </w:rPr>
        <w:t>Requirements:</w:t>
      </w:r>
    </w:p>
    <w:p w14:paraId="68D7A04A" w14:textId="77777777" w:rsidR="0046157E" w:rsidRPr="00224045" w:rsidRDefault="0046157E" w:rsidP="00D842F5">
      <w:pPr>
        <w:pStyle w:val="NormalWeb"/>
        <w:numPr>
          <w:ilvl w:val="0"/>
          <w:numId w:val="34"/>
        </w:numPr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Implement ISO/IEC 27005-based risk assessment methodology.</w:t>
      </w:r>
    </w:p>
    <w:p w14:paraId="332D2C99" w14:textId="77777777" w:rsidR="0046157E" w:rsidRPr="00224045" w:rsidRDefault="0046157E" w:rsidP="00D842F5">
      <w:pPr>
        <w:pStyle w:val="NormalWeb"/>
        <w:numPr>
          <w:ilvl w:val="0"/>
          <w:numId w:val="34"/>
        </w:numPr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Classify risks by likelihood and impact.</w:t>
      </w:r>
    </w:p>
    <w:p w14:paraId="6714AAC5" w14:textId="77777777" w:rsidR="0046157E" w:rsidRPr="00224045" w:rsidRDefault="0046157E" w:rsidP="00D842F5">
      <w:pPr>
        <w:pStyle w:val="NormalWeb"/>
        <w:numPr>
          <w:ilvl w:val="0"/>
          <w:numId w:val="34"/>
        </w:numPr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Define acceptable residual risk (risk appetite).</w:t>
      </w:r>
    </w:p>
    <w:p w14:paraId="1EE82275" w14:textId="77777777" w:rsidR="0046157E" w:rsidRPr="00224045" w:rsidRDefault="0046157E" w:rsidP="00D842F5">
      <w:pPr>
        <w:pStyle w:val="NormalWeb"/>
        <w:numPr>
          <w:ilvl w:val="0"/>
          <w:numId w:val="34"/>
        </w:numPr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Assign risk owners and asset custodians.</w:t>
      </w:r>
    </w:p>
    <w:p w14:paraId="4A7EA2A4" w14:textId="77777777" w:rsidR="0046157E" w:rsidRPr="00224045" w:rsidRDefault="0046157E" w:rsidP="00D842F5">
      <w:pPr>
        <w:pStyle w:val="NormalWeb"/>
        <w:numPr>
          <w:ilvl w:val="0"/>
          <w:numId w:val="34"/>
        </w:numPr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Conduct planned/ad-hoc risk reviews after infrastructure/policy changes or incidents.</w:t>
      </w:r>
    </w:p>
    <w:p w14:paraId="773259FF" w14:textId="77777777" w:rsidR="0046157E" w:rsidRPr="00224045" w:rsidRDefault="0046157E" w:rsidP="00D842F5">
      <w:pPr>
        <w:pStyle w:val="NormalWeb"/>
        <w:numPr>
          <w:ilvl w:val="0"/>
          <w:numId w:val="34"/>
        </w:numPr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Implement mitigation measures with priorities and timelines.</w:t>
      </w:r>
    </w:p>
    <w:p w14:paraId="61B38578" w14:textId="77777777" w:rsidR="0046157E" w:rsidRPr="00224045" w:rsidRDefault="0046157E" w:rsidP="00D842F5">
      <w:pPr>
        <w:pStyle w:val="NormalWeb"/>
        <w:numPr>
          <w:ilvl w:val="0"/>
          <w:numId w:val="34"/>
        </w:numPr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Integrate risk management into corporate GRC.</w:t>
      </w:r>
    </w:p>
    <w:p w14:paraId="3F1433EC" w14:textId="77777777" w:rsidR="0046157E" w:rsidRPr="00224045" w:rsidRDefault="0046157E" w:rsidP="00D842F5">
      <w:pPr>
        <w:pStyle w:val="NormalWeb"/>
        <w:numPr>
          <w:ilvl w:val="0"/>
          <w:numId w:val="34"/>
        </w:numPr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Inform management of key risks and trends.</w:t>
      </w:r>
    </w:p>
    <w:p w14:paraId="0518AAB9" w14:textId="77777777" w:rsidR="0046157E" w:rsidRPr="00224045" w:rsidRDefault="0046157E" w:rsidP="00D842F5">
      <w:pPr>
        <w:pStyle w:val="NormalWeb"/>
        <w:numPr>
          <w:ilvl w:val="0"/>
          <w:numId w:val="34"/>
        </w:numPr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Store risk assessment and review results in centralized secure storage.</w:t>
      </w:r>
    </w:p>
    <w:p w14:paraId="1E5A2159" w14:textId="77777777" w:rsidR="0046157E" w:rsidRPr="00224045" w:rsidRDefault="0046157E" w:rsidP="00F55B26">
      <w:pPr>
        <w:pStyle w:val="Heading4"/>
        <w:spacing w:line="276" w:lineRule="auto"/>
        <w:rPr>
          <w:rStyle w:val="Strong"/>
          <w:rFonts w:ascii="Tahoma" w:hAnsi="Tahoma" w:cs="Tahoma"/>
        </w:rPr>
      </w:pPr>
      <w:r w:rsidRPr="00224045">
        <w:rPr>
          <w:rStyle w:val="Strong"/>
          <w:rFonts w:ascii="Tahoma" w:hAnsi="Tahoma" w:cs="Tahoma"/>
          <w:b/>
          <w:bCs/>
        </w:rPr>
        <w:t>Implementation</w:t>
      </w:r>
      <w:r w:rsidRPr="00224045">
        <w:rPr>
          <w:rStyle w:val="Strong"/>
          <w:rFonts w:ascii="Tahoma" w:hAnsi="Tahoma" w:cs="Tahoma"/>
        </w:rPr>
        <w:t>:</w:t>
      </w:r>
    </w:p>
    <w:p w14:paraId="02BE1845" w14:textId="77777777" w:rsidR="00CD333E" w:rsidRPr="00224045" w:rsidRDefault="0046157E" w:rsidP="00D842F5">
      <w:pPr>
        <w:pStyle w:val="NormalWeb"/>
        <w:numPr>
          <w:ilvl w:val="0"/>
          <w:numId w:val="35"/>
        </w:numPr>
        <w:spacing w:line="276" w:lineRule="auto"/>
        <w:ind w:left="709"/>
        <w:rPr>
          <w:rFonts w:ascii="Tahoma" w:hAnsi="Tahoma" w:cs="Tahoma"/>
        </w:rPr>
      </w:pPr>
      <w:r w:rsidRPr="00224045">
        <w:rPr>
          <w:rFonts w:ascii="Tahoma" w:hAnsi="Tahoma" w:cs="Tahoma"/>
        </w:rPr>
        <w:t>Centralized risk register: threats, assets, vulnerabilities, likelihood, impact.</w:t>
      </w:r>
    </w:p>
    <w:p w14:paraId="51B5C6BD" w14:textId="77777777" w:rsidR="00CD333E" w:rsidRPr="00224045" w:rsidRDefault="0046157E" w:rsidP="00D842F5">
      <w:pPr>
        <w:pStyle w:val="NormalWeb"/>
        <w:numPr>
          <w:ilvl w:val="0"/>
          <w:numId w:val="35"/>
        </w:numPr>
        <w:spacing w:line="276" w:lineRule="auto"/>
        <w:ind w:left="709"/>
        <w:rPr>
          <w:rFonts w:ascii="Tahoma" w:hAnsi="Tahoma" w:cs="Tahoma"/>
        </w:rPr>
      </w:pPr>
      <w:r w:rsidRPr="00224045">
        <w:rPr>
          <w:rFonts w:ascii="Tahoma" w:hAnsi="Tahoma" w:cs="Tahoma"/>
        </w:rPr>
        <w:t>Annual or event-driven register review.</w:t>
      </w:r>
    </w:p>
    <w:p w14:paraId="459618EE" w14:textId="77777777" w:rsidR="00CD333E" w:rsidRPr="00224045" w:rsidRDefault="0046157E" w:rsidP="00D842F5">
      <w:pPr>
        <w:pStyle w:val="NormalWeb"/>
        <w:numPr>
          <w:ilvl w:val="0"/>
          <w:numId w:val="35"/>
        </w:numPr>
        <w:spacing w:line="276" w:lineRule="auto"/>
        <w:ind w:left="709"/>
        <w:rPr>
          <w:rFonts w:ascii="Tahoma" w:hAnsi="Tahoma" w:cs="Tahoma"/>
        </w:rPr>
      </w:pPr>
      <w:r w:rsidRPr="00224045">
        <w:rPr>
          <w:rFonts w:ascii="Tahoma" w:hAnsi="Tahoma" w:cs="Tahoma"/>
        </w:rPr>
        <w:t>GRC automation for risk analysis/monitoring.</w:t>
      </w:r>
    </w:p>
    <w:p w14:paraId="2A472BE4" w14:textId="77777777" w:rsidR="00CD333E" w:rsidRPr="00224045" w:rsidRDefault="0046157E" w:rsidP="00D842F5">
      <w:pPr>
        <w:pStyle w:val="NormalWeb"/>
        <w:numPr>
          <w:ilvl w:val="0"/>
          <w:numId w:val="35"/>
        </w:numPr>
        <w:spacing w:line="276" w:lineRule="auto"/>
        <w:ind w:left="709"/>
        <w:rPr>
          <w:rFonts w:ascii="Tahoma" w:hAnsi="Tahoma" w:cs="Tahoma"/>
        </w:rPr>
      </w:pPr>
      <w:r w:rsidRPr="00224045">
        <w:rPr>
          <w:rFonts w:ascii="Tahoma" w:hAnsi="Tahoma" w:cs="Tahoma"/>
        </w:rPr>
        <w:t>Management reports on risk trends and mitigation effectiveness.</w:t>
      </w:r>
    </w:p>
    <w:p w14:paraId="076BA3F8" w14:textId="77777777" w:rsidR="00CD333E" w:rsidRPr="00224045" w:rsidRDefault="0046157E" w:rsidP="00D842F5">
      <w:pPr>
        <w:pStyle w:val="NormalWeb"/>
        <w:numPr>
          <w:ilvl w:val="0"/>
          <w:numId w:val="35"/>
        </w:numPr>
        <w:spacing w:line="276" w:lineRule="auto"/>
        <w:ind w:left="709"/>
        <w:rPr>
          <w:rFonts w:ascii="Tahoma" w:hAnsi="Tahoma" w:cs="Tahoma"/>
        </w:rPr>
      </w:pPr>
      <w:r w:rsidRPr="00224045">
        <w:rPr>
          <w:rFonts w:ascii="Tahoma" w:hAnsi="Tahoma" w:cs="Tahoma"/>
        </w:rPr>
        <w:t>Evaluate effectiveness of controls and update risk plans.</w:t>
      </w:r>
    </w:p>
    <w:p w14:paraId="477E2847" w14:textId="77777777" w:rsidR="00CD333E" w:rsidRPr="00224045" w:rsidRDefault="0046157E" w:rsidP="00D842F5">
      <w:pPr>
        <w:pStyle w:val="NormalWeb"/>
        <w:numPr>
          <w:ilvl w:val="0"/>
          <w:numId w:val="35"/>
        </w:numPr>
        <w:spacing w:line="276" w:lineRule="auto"/>
        <w:ind w:left="709"/>
        <w:rPr>
          <w:rFonts w:ascii="Tahoma" w:hAnsi="Tahoma" w:cs="Tahoma"/>
        </w:rPr>
      </w:pPr>
      <w:r w:rsidRPr="00224045">
        <w:rPr>
          <w:rFonts w:ascii="Tahoma" w:hAnsi="Tahoma" w:cs="Tahoma"/>
        </w:rPr>
        <w:t>Response scenarios and high-risk mitigation plans.</w:t>
      </w:r>
    </w:p>
    <w:p w14:paraId="4DDBF4B3" w14:textId="77777777" w:rsidR="00CD333E" w:rsidRPr="00224045" w:rsidRDefault="0046157E" w:rsidP="00D842F5">
      <w:pPr>
        <w:pStyle w:val="NormalWeb"/>
        <w:numPr>
          <w:ilvl w:val="0"/>
          <w:numId w:val="35"/>
        </w:numPr>
        <w:spacing w:line="276" w:lineRule="auto"/>
        <w:ind w:left="709"/>
        <w:rPr>
          <w:rFonts w:ascii="Tahoma" w:hAnsi="Tahoma" w:cs="Tahoma"/>
        </w:rPr>
      </w:pPr>
      <w:r w:rsidRPr="00224045">
        <w:rPr>
          <w:rFonts w:ascii="Tahoma" w:hAnsi="Tahoma" w:cs="Tahoma"/>
        </w:rPr>
        <w:t>Quantitative and qualitative risk analysis (e.g., probability/impact matrix).</w:t>
      </w:r>
    </w:p>
    <w:p w14:paraId="0A4746C1" w14:textId="77777777" w:rsidR="00CD333E" w:rsidRPr="00224045" w:rsidRDefault="0046157E" w:rsidP="00D842F5">
      <w:pPr>
        <w:pStyle w:val="NormalWeb"/>
        <w:numPr>
          <w:ilvl w:val="0"/>
          <w:numId w:val="35"/>
        </w:numPr>
        <w:spacing w:line="276" w:lineRule="auto"/>
        <w:ind w:left="709"/>
        <w:rPr>
          <w:rFonts w:ascii="Tahoma" w:hAnsi="Tahoma" w:cs="Tahoma"/>
        </w:rPr>
      </w:pPr>
      <w:r w:rsidRPr="00224045">
        <w:rPr>
          <w:rFonts w:ascii="Tahoma" w:hAnsi="Tahoma" w:cs="Tahoma"/>
        </w:rPr>
        <w:t>Traceability between risks, assets, and security controls.</w:t>
      </w:r>
    </w:p>
    <w:p w14:paraId="6B7217C7" w14:textId="77777777" w:rsidR="0046157E" w:rsidRPr="00224045" w:rsidRDefault="0046157E" w:rsidP="00D842F5">
      <w:pPr>
        <w:pStyle w:val="NormalWeb"/>
        <w:numPr>
          <w:ilvl w:val="0"/>
          <w:numId w:val="35"/>
        </w:numPr>
        <w:spacing w:line="276" w:lineRule="auto"/>
        <w:ind w:left="709"/>
        <w:rPr>
          <w:rFonts w:ascii="Tahoma" w:hAnsi="Tahoma" w:cs="Tahoma"/>
        </w:rPr>
      </w:pPr>
      <w:r w:rsidRPr="00224045">
        <w:rPr>
          <w:rFonts w:ascii="Tahoma" w:hAnsi="Tahoma" w:cs="Tahoma"/>
        </w:rPr>
        <w:t>Staff training on risk identification and management in their area.</w:t>
      </w:r>
    </w:p>
    <w:p w14:paraId="120AD2DF" w14:textId="77777777" w:rsidR="00CD333E" w:rsidRPr="00224045" w:rsidRDefault="00CD333E" w:rsidP="00F55B26">
      <w:pPr>
        <w:pStyle w:val="NormalWeb"/>
        <w:spacing w:line="276" w:lineRule="auto"/>
        <w:rPr>
          <w:rFonts w:ascii="Tahoma" w:hAnsi="Tahoma" w:cs="Tahoma"/>
        </w:rPr>
      </w:pPr>
    </w:p>
    <w:p w14:paraId="444865F1" w14:textId="77777777" w:rsidR="00CD333E" w:rsidRPr="00224045" w:rsidRDefault="00CD333E" w:rsidP="00F55B26">
      <w:pPr>
        <w:pStyle w:val="NormalWeb"/>
        <w:spacing w:line="276" w:lineRule="auto"/>
        <w:rPr>
          <w:rFonts w:ascii="Tahoma" w:hAnsi="Tahoma" w:cs="Tahoma"/>
        </w:rPr>
      </w:pPr>
    </w:p>
    <w:p w14:paraId="287B997B" w14:textId="77777777" w:rsidR="00CD333E" w:rsidRPr="00224045" w:rsidRDefault="00135D0E" w:rsidP="00F55B26">
      <w:pPr>
        <w:pStyle w:val="NormalWeb"/>
        <w:spacing w:line="276" w:lineRule="auto"/>
        <w:rPr>
          <w:rStyle w:val="Heading2Char"/>
          <w:rFonts w:ascii="Tahoma" w:hAnsi="Tahoma" w:cs="Tahoma"/>
        </w:rPr>
      </w:pPr>
      <w:bookmarkStart w:id="30" w:name="_Toc213673677"/>
      <w:r w:rsidRPr="00224045">
        <w:rPr>
          <w:rStyle w:val="Heading2Char"/>
          <w:rFonts w:ascii="Tahoma" w:hAnsi="Tahoma" w:cs="Tahoma"/>
        </w:rPr>
        <w:t>3.12 Asset Management</w:t>
      </w:r>
      <w:bookmarkEnd w:id="30"/>
    </w:p>
    <w:p w14:paraId="28BBCFBD" w14:textId="77777777" w:rsidR="00135D0E" w:rsidRPr="00224045" w:rsidRDefault="00135D0E" w:rsidP="00F55B26">
      <w:pPr>
        <w:pStyle w:val="NormalWeb"/>
        <w:spacing w:line="276" w:lineRule="auto"/>
        <w:rPr>
          <w:rStyle w:val="Heading4Char"/>
          <w:rFonts w:ascii="Tahoma" w:hAnsi="Tahoma" w:cs="Tahoma"/>
        </w:rPr>
      </w:pPr>
      <w:r w:rsidRPr="00224045">
        <w:rPr>
          <w:rStyle w:val="Heading4Char"/>
          <w:rFonts w:ascii="Tahoma" w:hAnsi="Tahoma" w:cs="Tahoma"/>
        </w:rPr>
        <w:t>Principles</w:t>
      </w:r>
    </w:p>
    <w:p w14:paraId="01C39168" w14:textId="04266069" w:rsidR="00141DBC" w:rsidRPr="00224045" w:rsidRDefault="00141DBC" w:rsidP="00141DBC">
      <w:pPr>
        <w:pStyle w:val="NormalWeb"/>
        <w:numPr>
          <w:ilvl w:val="1"/>
          <w:numId w:val="1"/>
        </w:numPr>
        <w:spacing w:line="276" w:lineRule="auto"/>
        <w:ind w:left="720"/>
        <w:rPr>
          <w:rFonts w:ascii="Tahoma" w:hAnsi="Tahoma" w:cs="Tahoma"/>
        </w:rPr>
      </w:pPr>
      <w:r w:rsidRPr="00224045">
        <w:rPr>
          <w:rFonts w:ascii="Tahoma" w:hAnsi="Tahoma" w:cs="Tahoma"/>
        </w:rPr>
        <w:t>Asset management should cover the full lifecycle, from acquisition and deployment to maintenance, transfer, and decommissioning.</w:t>
      </w:r>
    </w:p>
    <w:p w14:paraId="46ADEBEB" w14:textId="4F4D6127" w:rsidR="00141DBC" w:rsidRPr="00224045" w:rsidRDefault="00141DBC" w:rsidP="00141DBC">
      <w:pPr>
        <w:pStyle w:val="NormalWeb"/>
        <w:numPr>
          <w:ilvl w:val="1"/>
          <w:numId w:val="1"/>
        </w:numPr>
        <w:spacing w:line="276" w:lineRule="auto"/>
        <w:ind w:left="720"/>
        <w:rPr>
          <w:rFonts w:ascii="Tahoma" w:hAnsi="Tahoma" w:cs="Tahoma"/>
        </w:rPr>
      </w:pPr>
      <w:r w:rsidRPr="00224045">
        <w:rPr>
          <w:rFonts w:ascii="Tahoma" w:hAnsi="Tahoma" w:cs="Tahoma"/>
        </w:rPr>
        <w:t>Asset owners are responsible for the accounting, protection, and correct operational use of assigned assets.</w:t>
      </w:r>
    </w:p>
    <w:p w14:paraId="19406580" w14:textId="6694FA2B" w:rsidR="00141DBC" w:rsidRPr="00224045" w:rsidRDefault="00141DBC" w:rsidP="00141DBC">
      <w:pPr>
        <w:pStyle w:val="NormalWeb"/>
        <w:numPr>
          <w:ilvl w:val="1"/>
          <w:numId w:val="1"/>
        </w:numPr>
        <w:spacing w:line="276" w:lineRule="auto"/>
        <w:ind w:left="720"/>
        <w:rPr>
          <w:rFonts w:ascii="Tahoma" w:hAnsi="Tahoma" w:cs="Tahoma"/>
        </w:rPr>
      </w:pPr>
      <w:r w:rsidRPr="00224045">
        <w:rPr>
          <w:rFonts w:ascii="Tahoma" w:hAnsi="Tahoma" w:cs="Tahoma"/>
        </w:rPr>
        <w:t>The organization must maintain accurate, up-to-date records of all assets, including virtual, cloud, and outsourced components.</w:t>
      </w:r>
    </w:p>
    <w:p w14:paraId="5682A2C9" w14:textId="7C4E3E20" w:rsidR="00141DBC" w:rsidRPr="00224045" w:rsidRDefault="00141DBC" w:rsidP="00141DBC">
      <w:pPr>
        <w:pStyle w:val="NormalWeb"/>
        <w:numPr>
          <w:ilvl w:val="1"/>
          <w:numId w:val="1"/>
        </w:numPr>
        <w:spacing w:line="276" w:lineRule="auto"/>
        <w:ind w:left="720"/>
        <w:rPr>
          <w:rFonts w:ascii="Tahoma" w:hAnsi="Tahoma" w:cs="Tahoma"/>
        </w:rPr>
      </w:pPr>
      <w:r w:rsidRPr="00224045">
        <w:rPr>
          <w:rFonts w:ascii="Tahoma" w:hAnsi="Tahoma" w:cs="Tahoma"/>
        </w:rPr>
        <w:t>Asset handling must comply with applicable regulatory, contractual, and internal security requirements.</w:t>
      </w:r>
    </w:p>
    <w:p w14:paraId="6CABD734" w14:textId="60B25127" w:rsidR="00141DBC" w:rsidRPr="00224045" w:rsidRDefault="00141DBC" w:rsidP="00141DBC">
      <w:pPr>
        <w:pStyle w:val="NormalWeb"/>
        <w:numPr>
          <w:ilvl w:val="1"/>
          <w:numId w:val="1"/>
        </w:numPr>
        <w:spacing w:line="276" w:lineRule="auto"/>
        <w:ind w:left="720"/>
        <w:rPr>
          <w:rFonts w:ascii="Tahoma" w:hAnsi="Tahoma" w:cs="Tahoma"/>
        </w:rPr>
      </w:pPr>
      <w:r w:rsidRPr="00224045">
        <w:rPr>
          <w:rFonts w:ascii="Tahoma" w:hAnsi="Tahoma" w:cs="Tahoma"/>
        </w:rPr>
        <w:t>Only authorized personnel may access or modify asset records, with corresponding audit trails and approval workflows.</w:t>
      </w:r>
    </w:p>
    <w:p w14:paraId="176BCC18" w14:textId="33E02501" w:rsidR="00141DBC" w:rsidRPr="00224045" w:rsidRDefault="00141DBC" w:rsidP="00141DBC">
      <w:pPr>
        <w:pStyle w:val="NormalWeb"/>
        <w:numPr>
          <w:ilvl w:val="1"/>
          <w:numId w:val="1"/>
        </w:numPr>
        <w:spacing w:line="276" w:lineRule="auto"/>
        <w:ind w:left="720"/>
        <w:rPr>
          <w:rFonts w:ascii="Tahoma" w:hAnsi="Tahoma" w:cs="Tahoma"/>
        </w:rPr>
      </w:pPr>
      <w:r w:rsidRPr="00224045">
        <w:rPr>
          <w:rFonts w:ascii="Tahoma" w:hAnsi="Tahoma" w:cs="Tahoma"/>
        </w:rPr>
        <w:t>Asset data must be validated regularly to ensure consistency, detect discrepancies, and prevent untracked (shadow IT) resources.</w:t>
      </w:r>
    </w:p>
    <w:p w14:paraId="2ADBF4C5" w14:textId="38F8570E" w:rsidR="00141DBC" w:rsidRPr="00224045" w:rsidRDefault="00141DBC" w:rsidP="00141DBC">
      <w:pPr>
        <w:pStyle w:val="NormalWeb"/>
        <w:numPr>
          <w:ilvl w:val="1"/>
          <w:numId w:val="1"/>
        </w:numPr>
        <w:spacing w:line="276" w:lineRule="auto"/>
        <w:ind w:left="720"/>
        <w:rPr>
          <w:rFonts w:ascii="Tahoma" w:hAnsi="Tahoma" w:cs="Tahoma"/>
        </w:rPr>
      </w:pPr>
      <w:r w:rsidRPr="00224045">
        <w:rPr>
          <w:rFonts w:ascii="Tahoma" w:hAnsi="Tahoma" w:cs="Tahoma"/>
        </w:rPr>
        <w:t>Changes in asset status (ownership, location, configuration, disposal) must follow documented procedures and be traceable in the CMDB.</w:t>
      </w:r>
    </w:p>
    <w:p w14:paraId="37FA4734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Requirements</w:t>
      </w:r>
    </w:p>
    <w:p w14:paraId="178A5B47" w14:textId="77777777" w:rsidR="00135D0E" w:rsidRPr="00224045" w:rsidRDefault="00135D0E" w:rsidP="00D842F5">
      <w:pPr>
        <w:pStyle w:val="ListParagraph"/>
        <w:numPr>
          <w:ilvl w:val="0"/>
          <w:numId w:val="37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Maintain a centralized asset registry (CMDB) including hardware, software, data, licenses, accounts, and cryptographic keys.</w:t>
      </w:r>
    </w:p>
    <w:p w14:paraId="31DC6DEA" w14:textId="77777777" w:rsidR="00135D0E" w:rsidRPr="00224045" w:rsidRDefault="00135D0E" w:rsidP="00D842F5">
      <w:pPr>
        <w:pStyle w:val="ListParagraph"/>
        <w:numPr>
          <w:ilvl w:val="0"/>
          <w:numId w:val="37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Assign asset owners, determine criticality, and classify according to CIA (Confidentiality, Integrity, Availability).</w:t>
      </w:r>
    </w:p>
    <w:p w14:paraId="7071698B" w14:textId="77777777" w:rsidR="00135D0E" w:rsidRPr="00224045" w:rsidRDefault="00135D0E" w:rsidP="00D842F5">
      <w:pPr>
        <w:pStyle w:val="ListParagraph"/>
        <w:numPr>
          <w:ilvl w:val="0"/>
          <w:numId w:val="37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Include both physical and logical assets, including cloud and virtual resources.</w:t>
      </w:r>
    </w:p>
    <w:p w14:paraId="49EAFAE6" w14:textId="77777777" w:rsidR="00135D0E" w:rsidRPr="00224045" w:rsidRDefault="00135D0E" w:rsidP="00D842F5">
      <w:pPr>
        <w:pStyle w:val="ListParagraph"/>
        <w:numPr>
          <w:ilvl w:val="0"/>
          <w:numId w:val="37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Define acceptable use policies for assets, including rules for storage, access, and data transfer.</w:t>
      </w:r>
    </w:p>
    <w:p w14:paraId="56A817B4" w14:textId="77777777" w:rsidR="00135D0E" w:rsidRPr="00224045" w:rsidRDefault="00135D0E" w:rsidP="00D842F5">
      <w:pPr>
        <w:pStyle w:val="ListParagraph"/>
        <w:numPr>
          <w:ilvl w:val="0"/>
          <w:numId w:val="37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Establish procedures for asset transfer and return during role changes, employee termination, or third-party handover.</w:t>
      </w:r>
    </w:p>
    <w:p w14:paraId="09A23F8B" w14:textId="77777777" w:rsidR="00135D0E" w:rsidRPr="00224045" w:rsidRDefault="00135D0E" w:rsidP="00D842F5">
      <w:pPr>
        <w:pStyle w:val="ListParagraph"/>
        <w:numPr>
          <w:ilvl w:val="0"/>
          <w:numId w:val="37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Implement procedures to ensure the asset registry is up-to-date and perform annual audits at a minimum.</w:t>
      </w:r>
    </w:p>
    <w:p w14:paraId="306C613C" w14:textId="77777777" w:rsidR="00135D0E" w:rsidRPr="00224045" w:rsidRDefault="00135D0E" w:rsidP="00D842F5">
      <w:pPr>
        <w:pStyle w:val="ListParagraph"/>
        <w:numPr>
          <w:ilvl w:val="0"/>
          <w:numId w:val="37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Implement secure asset disposal processes ensuring data deletion or destruction.</w:t>
      </w:r>
    </w:p>
    <w:p w14:paraId="48DAF4F1" w14:textId="77777777" w:rsidR="00CD333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Implementation</w:t>
      </w:r>
    </w:p>
    <w:p w14:paraId="12F39998" w14:textId="77777777" w:rsidR="00CD333E" w:rsidRPr="00224045" w:rsidRDefault="00135D0E" w:rsidP="00D842F5">
      <w:pPr>
        <w:pStyle w:val="ListParagraph"/>
        <w:numPr>
          <w:ilvl w:val="0"/>
          <w:numId w:val="3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commentRangeStart w:id="31"/>
      <w:r w:rsidRPr="00224045">
        <w:rPr>
          <w:rFonts w:ascii="Tahoma" w:eastAsia="Times New Roman" w:hAnsi="Tahoma" w:cs="Tahoma"/>
          <w:sz w:val="24"/>
          <w:szCs w:val="24"/>
        </w:rPr>
        <w:lastRenderedPageBreak/>
        <w:t>Integrate CMDB with monitoring, SIEM, and ITSM systems for automated asset data updates.</w:t>
      </w:r>
      <w:commentRangeEnd w:id="31"/>
      <w:r w:rsidR="00B93179">
        <w:rPr>
          <w:rStyle w:val="CommentReference"/>
        </w:rPr>
        <w:commentReference w:id="31"/>
      </w:r>
    </w:p>
    <w:p w14:paraId="2658201B" w14:textId="77777777" w:rsidR="00CD333E" w:rsidRPr="00224045" w:rsidRDefault="00135D0E" w:rsidP="00D842F5">
      <w:pPr>
        <w:pStyle w:val="ListParagraph"/>
        <w:numPr>
          <w:ilvl w:val="0"/>
          <w:numId w:val="3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Automate new asset registration and regular verification of the registry at IT and security levels.</w:t>
      </w:r>
    </w:p>
    <w:p w14:paraId="1DD47504" w14:textId="77777777" w:rsidR="00CD333E" w:rsidRPr="00224045" w:rsidRDefault="00135D0E" w:rsidP="00D842F5">
      <w:pPr>
        <w:pStyle w:val="ListParagraph"/>
        <w:numPr>
          <w:ilvl w:val="0"/>
          <w:numId w:val="3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For critical assets — enforce backup, encryption, and access control based on least privilege.</w:t>
      </w:r>
    </w:p>
    <w:p w14:paraId="7A99DFAF" w14:textId="77777777" w:rsidR="00CD333E" w:rsidRPr="00224045" w:rsidRDefault="00135D0E" w:rsidP="00D842F5">
      <w:pPr>
        <w:pStyle w:val="ListParagraph"/>
        <w:numPr>
          <w:ilvl w:val="0"/>
          <w:numId w:val="3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Implement procedures for secure decommissioning of equipment and documentation of disposal.</w:t>
      </w:r>
    </w:p>
    <w:p w14:paraId="7C27367B" w14:textId="77777777" w:rsidR="00135D0E" w:rsidRPr="00224045" w:rsidRDefault="00135D0E" w:rsidP="00D842F5">
      <w:pPr>
        <w:pStyle w:val="ListParagraph"/>
        <w:numPr>
          <w:ilvl w:val="0"/>
          <w:numId w:val="3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Conduct annual audits of asset status and discrepancy analysis.</w:t>
      </w:r>
    </w:p>
    <w:p w14:paraId="0761FAE8" w14:textId="77777777" w:rsidR="00135D0E" w:rsidRPr="00224045" w:rsidRDefault="00135D0E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66E49053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0FF7D44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95167FF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023A9D6E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72668BF1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00B99DBA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B09F821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53B10DB0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6A6B4EBD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2169046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0D149CC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96F7331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E2F3CFE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6060D735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E191AA6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D2888B5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2E16B5B5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62B5D1B0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772AA3BC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E6AEBDE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82528D6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5E89E9A4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67DD084B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A48F9AE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2A9551FB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2FB0DC38" w14:textId="77777777" w:rsidR="00CD333E" w:rsidRPr="00224045" w:rsidRDefault="00CD333E" w:rsidP="00224045">
      <w:pPr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2EFD0D43" w14:textId="77777777" w:rsidR="00CD333E" w:rsidRPr="00224045" w:rsidRDefault="00CD333E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CF290AB" w14:textId="77777777" w:rsidR="00CD333E" w:rsidRPr="00224045" w:rsidRDefault="00CD333E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40A4B4FB" w14:textId="77777777" w:rsidR="00CD333E" w:rsidRPr="00224045" w:rsidRDefault="00135D0E" w:rsidP="00F55B26">
      <w:pPr>
        <w:pStyle w:val="Heading2"/>
        <w:spacing w:line="276" w:lineRule="auto"/>
        <w:rPr>
          <w:rStyle w:val="Heading2Char"/>
          <w:rFonts w:ascii="Tahoma" w:hAnsi="Tahoma" w:cs="Tahoma"/>
          <w:b/>
        </w:rPr>
      </w:pPr>
      <w:bookmarkStart w:id="32" w:name="_Toc213673678"/>
      <w:r w:rsidRPr="00224045">
        <w:rPr>
          <w:rStyle w:val="Heading2Char"/>
          <w:rFonts w:ascii="Tahoma" w:hAnsi="Tahoma" w:cs="Tahoma"/>
          <w:b/>
        </w:rPr>
        <w:t>3.13 Encryption &amp; Key Management</w:t>
      </w:r>
      <w:bookmarkEnd w:id="32"/>
    </w:p>
    <w:p w14:paraId="09BFD841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commentRangeStart w:id="33"/>
      <w:r w:rsidRPr="00224045">
        <w:rPr>
          <w:rFonts w:ascii="Tahoma" w:hAnsi="Tahoma" w:cs="Tahoma"/>
        </w:rPr>
        <w:t>Principles</w:t>
      </w:r>
      <w:commentRangeEnd w:id="33"/>
      <w:r w:rsidR="00B93179">
        <w:rPr>
          <w:rStyle w:val="CommentReference"/>
          <w:rFonts w:asciiTheme="minorHAnsi" w:eastAsiaTheme="minorHAnsi" w:hAnsiTheme="minorHAnsi" w:cstheme="minorBidi"/>
          <w:b w:val="0"/>
          <w:bCs w:val="0"/>
        </w:rPr>
        <w:commentReference w:id="33"/>
      </w:r>
    </w:p>
    <w:p w14:paraId="1FD7EBA4" w14:textId="77777777" w:rsidR="00135D0E" w:rsidRPr="00224045" w:rsidRDefault="00135D0E" w:rsidP="00D842F5">
      <w:pPr>
        <w:pStyle w:val="ListParagraph"/>
        <w:numPr>
          <w:ilvl w:val="0"/>
          <w:numId w:val="39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Confidential data must be protected with strong encryption throughout its lifecycle: storage, transmission, processing, and disposal.</w:t>
      </w:r>
    </w:p>
    <w:p w14:paraId="3977A4A2" w14:textId="77777777" w:rsidR="00135D0E" w:rsidRPr="00224045" w:rsidRDefault="00135D0E" w:rsidP="00D842F5">
      <w:pPr>
        <w:pStyle w:val="ListParagraph"/>
        <w:numPr>
          <w:ilvl w:val="0"/>
          <w:numId w:val="39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Choice of algorithms and key lengths must comply with legal requirements, corporate policies, and international security standards.</w:t>
      </w:r>
    </w:p>
    <w:p w14:paraId="3DF39B37" w14:textId="77777777" w:rsidR="00135D0E" w:rsidRPr="00224045" w:rsidRDefault="00135D0E" w:rsidP="00D842F5">
      <w:pPr>
        <w:pStyle w:val="ListParagraph"/>
        <w:numPr>
          <w:ilvl w:val="0"/>
          <w:numId w:val="39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Key management must ensure integrity, availability, and confidentiality of cryptographic materials.</w:t>
      </w:r>
    </w:p>
    <w:p w14:paraId="459667F2" w14:textId="77777777" w:rsidR="00135D0E" w:rsidRPr="00224045" w:rsidRDefault="00135D0E" w:rsidP="00D842F5">
      <w:pPr>
        <w:pStyle w:val="ListParagraph"/>
        <w:numPr>
          <w:ilvl w:val="0"/>
          <w:numId w:val="39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Processes for key generation, storage, usage, rotation, and destruction must be formalized and documented.</w:t>
      </w:r>
    </w:p>
    <w:p w14:paraId="361E7606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Requirements</w:t>
      </w:r>
    </w:p>
    <w:p w14:paraId="49A2861E" w14:textId="77777777" w:rsidR="00135D0E" w:rsidRPr="00224045" w:rsidRDefault="00135D0E" w:rsidP="00D842F5">
      <w:pPr>
        <w:pStyle w:val="ListParagraph"/>
        <w:numPr>
          <w:ilvl w:val="0"/>
          <w:numId w:val="40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Use certified cryptographic tools.</w:t>
      </w:r>
    </w:p>
    <w:p w14:paraId="7B0000BD" w14:textId="77777777" w:rsidR="00135D0E" w:rsidRPr="00224045" w:rsidRDefault="00135D0E" w:rsidP="00D842F5">
      <w:pPr>
        <w:pStyle w:val="ListParagraph"/>
        <w:numPr>
          <w:ilvl w:val="0"/>
          <w:numId w:val="40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Store keys only in secure cryptographic modules (HSM, KMS, TPM).</w:t>
      </w:r>
    </w:p>
    <w:p w14:paraId="4A295CAE" w14:textId="77777777" w:rsidR="00135D0E" w:rsidRPr="00224045" w:rsidRDefault="00135D0E" w:rsidP="00D842F5">
      <w:pPr>
        <w:pStyle w:val="ListParagraph"/>
        <w:numPr>
          <w:ilvl w:val="0"/>
          <w:numId w:val="40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Define roles and responsibilities for key management (Key Custodian, Security Officer).</w:t>
      </w:r>
    </w:p>
    <w:p w14:paraId="2FD5492B" w14:textId="77777777" w:rsidR="00135D0E" w:rsidRPr="00224045" w:rsidRDefault="00135D0E" w:rsidP="00D842F5">
      <w:pPr>
        <w:pStyle w:val="ListParagraph"/>
        <w:numPr>
          <w:ilvl w:val="0"/>
          <w:numId w:val="40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Establish regulations for key generation, distribution, rotation, backup, and destruction.</w:t>
      </w:r>
    </w:p>
    <w:p w14:paraId="2464B4D0" w14:textId="77777777" w:rsidR="00135D0E" w:rsidRPr="00224045" w:rsidRDefault="00135D0E" w:rsidP="00D842F5">
      <w:pPr>
        <w:pStyle w:val="ListParagraph"/>
        <w:numPr>
          <w:ilvl w:val="0"/>
          <w:numId w:val="40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Apply segregation of duties for master key operations (dual control).</w:t>
      </w:r>
    </w:p>
    <w:p w14:paraId="46796043" w14:textId="77777777" w:rsidR="00135D0E" w:rsidRPr="00224045" w:rsidRDefault="00135D0E" w:rsidP="00D842F5">
      <w:pPr>
        <w:pStyle w:val="ListParagraph"/>
        <w:numPr>
          <w:ilvl w:val="0"/>
          <w:numId w:val="40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Record and audit all key-related operations.</w:t>
      </w:r>
    </w:p>
    <w:p w14:paraId="396EB5DE" w14:textId="77777777" w:rsidR="00135D0E" w:rsidRPr="00224045" w:rsidRDefault="00135D0E" w:rsidP="00D842F5">
      <w:pPr>
        <w:pStyle w:val="ListParagraph"/>
        <w:numPr>
          <w:ilvl w:val="0"/>
          <w:numId w:val="40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Regularly verify compliance of algorithms and parameters with corporate crypto-policy.</w:t>
      </w:r>
    </w:p>
    <w:p w14:paraId="6743E315" w14:textId="77777777" w:rsidR="00135D0E" w:rsidRPr="00224045" w:rsidRDefault="00135D0E" w:rsidP="00D842F5">
      <w:pPr>
        <w:pStyle w:val="ListParagraph"/>
        <w:numPr>
          <w:ilvl w:val="0"/>
          <w:numId w:val="40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Store encrypted key backups in secure physical or hardware repositories.</w:t>
      </w:r>
    </w:p>
    <w:p w14:paraId="326B89E0" w14:textId="77777777" w:rsidR="00135D0E" w:rsidRPr="00224045" w:rsidRDefault="00135D0E" w:rsidP="00D842F5">
      <w:pPr>
        <w:pStyle w:val="ListParagraph"/>
        <w:numPr>
          <w:ilvl w:val="0"/>
          <w:numId w:val="40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Encrypt all backups, administrative traffic, and user data.</w:t>
      </w:r>
    </w:p>
    <w:p w14:paraId="629529C5" w14:textId="77777777" w:rsidR="00CD333E" w:rsidRPr="00224045" w:rsidRDefault="00CD333E" w:rsidP="00F55B26">
      <w:pPr>
        <w:pStyle w:val="ListParagraph"/>
        <w:spacing w:before="100" w:beforeAutospacing="1" w:after="100" w:afterAutospacing="1" w:line="276" w:lineRule="auto"/>
        <w:ind w:left="644"/>
        <w:rPr>
          <w:rFonts w:ascii="Tahoma" w:eastAsia="Times New Roman" w:hAnsi="Tahoma" w:cs="Tahoma"/>
          <w:sz w:val="24"/>
          <w:szCs w:val="24"/>
        </w:rPr>
      </w:pPr>
    </w:p>
    <w:p w14:paraId="0F704AC7" w14:textId="77777777" w:rsidR="00CD333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Implementation</w:t>
      </w:r>
    </w:p>
    <w:p w14:paraId="61F17075" w14:textId="77777777" w:rsidR="00CD333E" w:rsidRPr="00224045" w:rsidRDefault="00135D0E" w:rsidP="00D842F5">
      <w:pPr>
        <w:pStyle w:val="ListParagraph"/>
        <w:numPr>
          <w:ilvl w:val="0"/>
          <w:numId w:val="4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Deploy centralized KMS/HSM systems with role-based access and mandatory administrator audit.</w:t>
      </w:r>
    </w:p>
    <w:p w14:paraId="0674333E" w14:textId="77777777" w:rsidR="00CD333E" w:rsidRPr="00224045" w:rsidRDefault="00135D0E" w:rsidP="00D842F5">
      <w:pPr>
        <w:pStyle w:val="ListParagraph"/>
        <w:numPr>
          <w:ilvl w:val="0"/>
          <w:numId w:val="4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Mandatory encryption of all backups, administrative traffic, and configuration data.</w:t>
      </w:r>
    </w:p>
    <w:p w14:paraId="32DE72DE" w14:textId="77777777" w:rsidR="00CD333E" w:rsidRPr="00224045" w:rsidRDefault="00135D0E" w:rsidP="00D842F5">
      <w:pPr>
        <w:pStyle w:val="ListParagraph"/>
        <w:numPr>
          <w:ilvl w:val="0"/>
          <w:numId w:val="4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lastRenderedPageBreak/>
        <w:t>Conduct regular audits of cryptographic infrastructure compliance with corporate policy and standards.</w:t>
      </w:r>
    </w:p>
    <w:p w14:paraId="1AE981F9" w14:textId="77777777" w:rsidR="00CD333E" w:rsidRPr="00224045" w:rsidRDefault="00135D0E" w:rsidP="00D842F5">
      <w:pPr>
        <w:pStyle w:val="ListParagraph"/>
        <w:numPr>
          <w:ilvl w:val="0"/>
          <w:numId w:val="4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Automate key rotation and revocation via KMS integration with PKI systems.</w:t>
      </w:r>
    </w:p>
    <w:p w14:paraId="0B2BE056" w14:textId="77777777" w:rsidR="00CD333E" w:rsidRPr="00224045" w:rsidRDefault="00135D0E" w:rsidP="00D842F5">
      <w:pPr>
        <w:pStyle w:val="ListParagraph"/>
        <w:numPr>
          <w:ilvl w:val="0"/>
          <w:numId w:val="4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Use segregated storage for master keys with restricted physical and logical access.</w:t>
      </w:r>
    </w:p>
    <w:p w14:paraId="2D4A0388" w14:textId="77777777" w:rsidR="00CD333E" w:rsidRPr="00224045" w:rsidRDefault="00135D0E" w:rsidP="00D842F5">
      <w:pPr>
        <w:pStyle w:val="ListParagraph"/>
        <w:numPr>
          <w:ilvl w:val="0"/>
          <w:numId w:val="4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Develop a cryptographic information protection policy, including approved algorithms, key lengths, expiration, and destruction procedures.</w:t>
      </w:r>
      <w:r w:rsidRPr="00224045">
        <w:rPr>
          <w:rFonts w:ascii="Tahoma" w:eastAsia="Times New Roman" w:hAnsi="Tahoma" w:cs="Tahoma"/>
          <w:sz w:val="24"/>
          <w:szCs w:val="24"/>
        </w:rPr>
        <w:br/>
        <w:t>G. Implement mechanisms to prevent key compromise (e.g., key splitting, dual-admin access).</w:t>
      </w:r>
    </w:p>
    <w:p w14:paraId="0B764C68" w14:textId="77777777" w:rsidR="00135D0E" w:rsidRPr="00224045" w:rsidRDefault="00135D0E" w:rsidP="00D842F5">
      <w:pPr>
        <w:pStyle w:val="ListParagraph"/>
        <w:numPr>
          <w:ilvl w:val="0"/>
          <w:numId w:val="4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Regularly test key recovery and rotation procedures as part of business continuity planning (BCP).</w:t>
      </w:r>
    </w:p>
    <w:p w14:paraId="4D734B0B" w14:textId="77777777" w:rsidR="00224045" w:rsidRP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2CBBC420" w14:textId="77777777" w:rsidR="00224045" w:rsidRP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7820A82A" w14:textId="77777777" w:rsidR="00224045" w:rsidRP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7892A132" w14:textId="77777777" w:rsidR="00224045" w:rsidRP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2F108F3B" w14:textId="77777777" w:rsidR="00224045" w:rsidRP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0D5AE9DE" w14:textId="77777777" w:rsidR="00224045" w:rsidRP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3CCB2502" w14:textId="77777777" w:rsidR="00224045" w:rsidRP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3D00A872" w14:textId="77777777" w:rsidR="00224045" w:rsidRP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4F1C76E6" w14:textId="77777777" w:rsidR="00224045" w:rsidRP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7A56833D" w14:textId="77777777" w:rsidR="00224045" w:rsidRP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6C6C79A8" w14:textId="77777777" w:rsidR="00224045" w:rsidRP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3C435869" w14:textId="77777777" w:rsidR="00224045" w:rsidRP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020533A8" w14:textId="77777777" w:rsidR="00224045" w:rsidRP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4DBC04D7" w14:textId="77777777" w:rsidR="00224045" w:rsidRP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681B9FFF" w14:textId="77777777" w:rsidR="00224045" w:rsidRDefault="00224045" w:rsidP="00F55B26">
      <w:pPr>
        <w:pStyle w:val="Heading2"/>
        <w:spacing w:line="276" w:lineRule="auto"/>
        <w:rPr>
          <w:rFonts w:ascii="Tahoma" w:eastAsia="Times New Roman" w:hAnsi="Tahoma" w:cs="Tahoma"/>
        </w:rPr>
      </w:pPr>
    </w:p>
    <w:p w14:paraId="545DD6A5" w14:textId="6E5FB124" w:rsidR="00CD333E" w:rsidRPr="00224045" w:rsidRDefault="00135D0E" w:rsidP="00F55B26">
      <w:pPr>
        <w:pStyle w:val="Heading2"/>
        <w:spacing w:line="276" w:lineRule="auto"/>
        <w:rPr>
          <w:rFonts w:ascii="Tahoma" w:eastAsia="Times New Roman" w:hAnsi="Tahoma" w:cs="Tahoma"/>
        </w:rPr>
      </w:pPr>
      <w:bookmarkStart w:id="34" w:name="_Toc213673679"/>
      <w:r w:rsidRPr="00224045">
        <w:rPr>
          <w:rFonts w:ascii="Tahoma" w:eastAsia="Times New Roman" w:hAnsi="Tahoma" w:cs="Tahoma"/>
        </w:rPr>
        <w:t>3.14 Incident Management</w:t>
      </w:r>
      <w:bookmarkEnd w:id="34"/>
    </w:p>
    <w:p w14:paraId="2F005FDE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Principles</w:t>
      </w:r>
    </w:p>
    <w:p w14:paraId="4E8F2F84" w14:textId="7467934E" w:rsidR="00141DBC" w:rsidRPr="00224045" w:rsidRDefault="00141DBC" w:rsidP="00141DBC">
      <w:pPr>
        <w:pStyle w:val="Heading4"/>
        <w:numPr>
          <w:ilvl w:val="1"/>
          <w:numId w:val="1"/>
        </w:numPr>
        <w:spacing w:line="276" w:lineRule="auto"/>
        <w:ind w:left="72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Every information security incident must be promptly detected, recorded, classified, investigated, and resolved.</w:t>
      </w:r>
    </w:p>
    <w:p w14:paraId="661EB95C" w14:textId="448B09AD" w:rsidR="00141DBC" w:rsidRPr="00224045" w:rsidRDefault="00141DBC" w:rsidP="00141DBC">
      <w:pPr>
        <w:pStyle w:val="Heading4"/>
        <w:numPr>
          <w:ilvl w:val="1"/>
          <w:numId w:val="1"/>
        </w:numPr>
        <w:spacing w:line="276" w:lineRule="auto"/>
        <w:ind w:left="72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Incident management should ensure continuous improvement of protection and reduction of response time.</w:t>
      </w:r>
    </w:p>
    <w:p w14:paraId="43B9F987" w14:textId="24FF12E2" w:rsidR="00141DBC" w:rsidRPr="00224045" w:rsidRDefault="00141DBC" w:rsidP="00141DBC">
      <w:pPr>
        <w:pStyle w:val="Heading4"/>
        <w:numPr>
          <w:ilvl w:val="1"/>
          <w:numId w:val="1"/>
        </w:numPr>
        <w:spacing w:line="276" w:lineRule="auto"/>
        <w:ind w:left="72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Investigation results should be used to prevent recurrence and improve security measures.</w:t>
      </w:r>
    </w:p>
    <w:p w14:paraId="50A69A97" w14:textId="68842431" w:rsidR="00141DBC" w:rsidRPr="00224045" w:rsidRDefault="00141DBC" w:rsidP="00141DBC">
      <w:pPr>
        <w:pStyle w:val="Heading4"/>
        <w:numPr>
          <w:ilvl w:val="1"/>
          <w:numId w:val="1"/>
        </w:numPr>
        <w:spacing w:line="276" w:lineRule="auto"/>
        <w:ind w:left="72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Responsibilities and procedures must be clearly defined and documented.</w:t>
      </w:r>
    </w:p>
    <w:p w14:paraId="228577F0" w14:textId="306D5F91" w:rsidR="00141DBC" w:rsidRPr="00224045" w:rsidRDefault="00141DBC" w:rsidP="00141DBC">
      <w:pPr>
        <w:pStyle w:val="Heading4"/>
        <w:numPr>
          <w:ilvl w:val="1"/>
          <w:numId w:val="1"/>
        </w:numPr>
        <w:spacing w:line="276" w:lineRule="auto"/>
        <w:ind w:left="72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Communication about incidents must be timely and follow an escalation matrix.</w:t>
      </w:r>
    </w:p>
    <w:p w14:paraId="0CA7A2D8" w14:textId="6EF80980" w:rsidR="00141DBC" w:rsidRPr="00224045" w:rsidRDefault="00141DBC" w:rsidP="00141DBC">
      <w:pPr>
        <w:pStyle w:val="Heading4"/>
        <w:numPr>
          <w:ilvl w:val="1"/>
          <w:numId w:val="1"/>
        </w:numPr>
        <w:spacing w:line="276" w:lineRule="auto"/>
        <w:ind w:left="72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Lessons learned should feed into risk assessments and security awareness programs.</w:t>
      </w:r>
    </w:p>
    <w:p w14:paraId="25BFAD93" w14:textId="38400FB7" w:rsidR="00135D0E" w:rsidRPr="00224045" w:rsidRDefault="00135D0E" w:rsidP="00141DBC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Requirements</w:t>
      </w:r>
    </w:p>
    <w:p w14:paraId="4572A1D1" w14:textId="77777777" w:rsidR="00135D0E" w:rsidRPr="00224045" w:rsidRDefault="00135D0E" w:rsidP="00D842F5">
      <w:pPr>
        <w:numPr>
          <w:ilvl w:val="0"/>
          <w:numId w:val="4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Implement a unified incident management process per ISO/IEC 27035.</w:t>
      </w:r>
    </w:p>
    <w:p w14:paraId="59B6985B" w14:textId="77777777" w:rsidR="00135D0E" w:rsidRPr="00224045" w:rsidRDefault="00135D0E" w:rsidP="00D842F5">
      <w:pPr>
        <w:numPr>
          <w:ilvl w:val="0"/>
          <w:numId w:val="4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Ensure classification, categorization, and prioritization of incidents based on criticality and impact.</w:t>
      </w:r>
    </w:p>
    <w:p w14:paraId="4CFFB532" w14:textId="77777777" w:rsidR="00135D0E" w:rsidRPr="00224045" w:rsidRDefault="00135D0E" w:rsidP="00D842F5">
      <w:pPr>
        <w:numPr>
          <w:ilvl w:val="0"/>
          <w:numId w:val="4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Define SLA levels for response and recovery.</w:t>
      </w:r>
    </w:p>
    <w:p w14:paraId="08D72CB7" w14:textId="77777777" w:rsidR="00135D0E" w:rsidRPr="00224045" w:rsidRDefault="00135D0E" w:rsidP="00D842F5">
      <w:pPr>
        <w:numPr>
          <w:ilvl w:val="0"/>
          <w:numId w:val="4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Assign responsible persons and response teams (IRT/CSIRT).</w:t>
      </w:r>
    </w:p>
    <w:p w14:paraId="41DB0B06" w14:textId="77777777" w:rsidR="00135D0E" w:rsidRPr="00224045" w:rsidRDefault="00135D0E" w:rsidP="00D842F5">
      <w:pPr>
        <w:numPr>
          <w:ilvl w:val="0"/>
          <w:numId w:val="4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Register all incidents in a centralized system and maintain investigation history.</w:t>
      </w:r>
    </w:p>
    <w:p w14:paraId="0B42B4E8" w14:textId="77777777" w:rsidR="00135D0E" w:rsidRPr="00224045" w:rsidRDefault="00135D0E" w:rsidP="00D842F5">
      <w:pPr>
        <w:numPr>
          <w:ilvl w:val="0"/>
          <w:numId w:val="4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Perform root cause analysis (RCA) and document results.</w:t>
      </w:r>
    </w:p>
    <w:p w14:paraId="1922E5F3" w14:textId="77777777" w:rsidR="00135D0E" w:rsidRPr="00224045" w:rsidRDefault="00135D0E" w:rsidP="00D842F5">
      <w:pPr>
        <w:numPr>
          <w:ilvl w:val="0"/>
          <w:numId w:val="4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Develop and maintain standard response playbooks for typical threats.</w:t>
      </w:r>
    </w:p>
    <w:p w14:paraId="6ADC618F" w14:textId="77777777" w:rsidR="00135D0E" w:rsidRPr="00224045" w:rsidRDefault="00135D0E" w:rsidP="00D842F5">
      <w:pPr>
        <w:numPr>
          <w:ilvl w:val="0"/>
          <w:numId w:val="4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Integrate incident management with SIEM/SOAR, event correlation, and ticketing systems.</w:t>
      </w:r>
    </w:p>
    <w:p w14:paraId="23979354" w14:textId="77777777" w:rsidR="00135D0E" w:rsidRPr="00224045" w:rsidRDefault="00135D0E" w:rsidP="00D842F5">
      <w:pPr>
        <w:numPr>
          <w:ilvl w:val="0"/>
          <w:numId w:val="4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Establish notification procedures for management and external parties, including clients, regulators, and partners, for significant incidents.</w:t>
      </w:r>
    </w:p>
    <w:p w14:paraId="08FBB20B" w14:textId="77777777" w:rsidR="00135D0E" w:rsidRPr="00224045" w:rsidRDefault="00135D0E" w:rsidP="00D842F5">
      <w:pPr>
        <w:numPr>
          <w:ilvl w:val="0"/>
          <w:numId w:val="4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Conduct regular exercises and testing of response procedures.</w:t>
      </w:r>
    </w:p>
    <w:p w14:paraId="3AEA1023" w14:textId="77777777" w:rsidR="00135D0E" w:rsidRPr="00224045" w:rsidRDefault="00135D0E" w:rsidP="00D842F5">
      <w:pPr>
        <w:numPr>
          <w:ilvl w:val="0"/>
          <w:numId w:val="4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Train personnel to identify and report suspicious events promptly.</w:t>
      </w:r>
    </w:p>
    <w:p w14:paraId="4079D4C6" w14:textId="77777777" w:rsidR="00135D0E" w:rsidRPr="00224045" w:rsidRDefault="00135D0E" w:rsidP="00D842F5">
      <w:pPr>
        <w:numPr>
          <w:ilvl w:val="0"/>
          <w:numId w:val="4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Use metrics (MTTD, MTTR, SLA performance) to evaluate response effectiveness.</w:t>
      </w:r>
    </w:p>
    <w:p w14:paraId="1CE48367" w14:textId="77777777" w:rsidR="00CD333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commentRangeStart w:id="35"/>
      <w:r w:rsidRPr="00224045">
        <w:rPr>
          <w:rFonts w:ascii="Tahoma" w:hAnsi="Tahoma" w:cs="Tahoma"/>
        </w:rPr>
        <w:t>Implementation</w:t>
      </w:r>
      <w:commentRangeEnd w:id="35"/>
      <w:r w:rsidR="00256B6B">
        <w:rPr>
          <w:rStyle w:val="CommentReference"/>
          <w:rFonts w:asciiTheme="minorHAnsi" w:eastAsiaTheme="minorHAnsi" w:hAnsiTheme="minorHAnsi" w:cstheme="minorBidi"/>
          <w:b w:val="0"/>
          <w:bCs w:val="0"/>
        </w:rPr>
        <w:commentReference w:id="35"/>
      </w:r>
    </w:p>
    <w:p w14:paraId="0591C73C" w14:textId="77777777" w:rsidR="00CD333E" w:rsidRPr="00224045" w:rsidRDefault="00135D0E" w:rsidP="00D842F5">
      <w:pPr>
        <w:pStyle w:val="Heading4"/>
        <w:numPr>
          <w:ilvl w:val="1"/>
          <w:numId w:val="44"/>
        </w:numPr>
        <w:spacing w:line="276" w:lineRule="auto"/>
        <w:ind w:left="709"/>
        <w:rPr>
          <w:rFonts w:ascii="Tahoma" w:hAnsi="Tahoma" w:cs="Tahoma"/>
          <w:b w:val="0"/>
        </w:rPr>
      </w:pPr>
      <w:r w:rsidRPr="00224045">
        <w:rPr>
          <w:rFonts w:ascii="Tahoma" w:hAnsi="Tahoma" w:cs="Tahoma"/>
          <w:b w:val="0"/>
        </w:rPr>
        <w:t>Use a ticketing system integrated with SIEM and SOAR for registration, classification, and automated response.</w:t>
      </w:r>
    </w:p>
    <w:p w14:paraId="449500D8" w14:textId="77777777" w:rsidR="00CD333E" w:rsidRPr="00224045" w:rsidRDefault="00135D0E" w:rsidP="00D842F5">
      <w:pPr>
        <w:pStyle w:val="Heading4"/>
        <w:numPr>
          <w:ilvl w:val="1"/>
          <w:numId w:val="44"/>
        </w:numPr>
        <w:spacing w:line="276" w:lineRule="auto"/>
        <w:ind w:left="709"/>
        <w:rPr>
          <w:rFonts w:ascii="Tahoma" w:hAnsi="Tahoma" w:cs="Tahoma"/>
          <w:b w:val="0"/>
        </w:rPr>
      </w:pPr>
      <w:r w:rsidRPr="00224045">
        <w:rPr>
          <w:rFonts w:ascii="Tahoma" w:hAnsi="Tahoma" w:cs="Tahoma"/>
          <w:b w:val="0"/>
        </w:rPr>
        <w:lastRenderedPageBreak/>
        <w:t>Assign responsible persons and response teams with clear accountability.</w:t>
      </w:r>
    </w:p>
    <w:p w14:paraId="234E3337" w14:textId="77777777" w:rsidR="00CD333E" w:rsidRPr="00224045" w:rsidRDefault="00135D0E" w:rsidP="00D842F5">
      <w:pPr>
        <w:pStyle w:val="Heading4"/>
        <w:numPr>
          <w:ilvl w:val="1"/>
          <w:numId w:val="44"/>
        </w:numPr>
        <w:spacing w:line="276" w:lineRule="auto"/>
        <w:ind w:left="709"/>
        <w:rPr>
          <w:rFonts w:ascii="Tahoma" w:hAnsi="Tahoma" w:cs="Tahoma"/>
          <w:b w:val="0"/>
        </w:rPr>
      </w:pPr>
      <w:r w:rsidRPr="00224045">
        <w:rPr>
          <w:rFonts w:ascii="Tahoma" w:hAnsi="Tahoma" w:cs="Tahoma"/>
          <w:b w:val="0"/>
        </w:rPr>
        <w:t>Conduct post-incident reviews, documenting findings and corrective actions.</w:t>
      </w:r>
    </w:p>
    <w:p w14:paraId="0A0F892B" w14:textId="77777777" w:rsidR="00CD333E" w:rsidRPr="00224045" w:rsidRDefault="00135D0E" w:rsidP="00D842F5">
      <w:pPr>
        <w:pStyle w:val="Heading4"/>
        <w:numPr>
          <w:ilvl w:val="1"/>
          <w:numId w:val="44"/>
        </w:numPr>
        <w:spacing w:line="276" w:lineRule="auto"/>
        <w:ind w:left="709"/>
        <w:rPr>
          <w:rFonts w:ascii="Tahoma" w:hAnsi="Tahoma" w:cs="Tahoma"/>
          <w:b w:val="0"/>
        </w:rPr>
      </w:pPr>
      <w:r w:rsidRPr="00224045">
        <w:rPr>
          <w:rFonts w:ascii="Tahoma" w:hAnsi="Tahoma" w:cs="Tahoma"/>
          <w:b w:val="0"/>
        </w:rPr>
        <w:t>Develop and maintain playbooks for common incidents (account compromise, malware, DDoS, data leakage).</w:t>
      </w:r>
    </w:p>
    <w:p w14:paraId="110DF557" w14:textId="77777777" w:rsidR="00CD333E" w:rsidRPr="00224045" w:rsidRDefault="00135D0E" w:rsidP="00D842F5">
      <w:pPr>
        <w:pStyle w:val="Heading4"/>
        <w:numPr>
          <w:ilvl w:val="1"/>
          <w:numId w:val="44"/>
        </w:numPr>
        <w:spacing w:line="276" w:lineRule="auto"/>
        <w:ind w:left="709"/>
        <w:rPr>
          <w:rFonts w:ascii="Tahoma" w:hAnsi="Tahoma" w:cs="Tahoma"/>
          <w:b w:val="0"/>
        </w:rPr>
      </w:pPr>
      <w:r w:rsidRPr="00224045">
        <w:rPr>
          <w:rFonts w:ascii="Tahoma" w:hAnsi="Tahoma" w:cs="Tahoma"/>
          <w:b w:val="0"/>
        </w:rPr>
        <w:t>Store complete incident history and reports in a secure centralized repository.</w:t>
      </w:r>
    </w:p>
    <w:p w14:paraId="5F89BF5A" w14:textId="77777777" w:rsidR="00136650" w:rsidRPr="00224045" w:rsidRDefault="00135D0E" w:rsidP="00D842F5">
      <w:pPr>
        <w:pStyle w:val="Heading4"/>
        <w:numPr>
          <w:ilvl w:val="1"/>
          <w:numId w:val="44"/>
        </w:numPr>
        <w:spacing w:line="276" w:lineRule="auto"/>
        <w:ind w:left="709"/>
        <w:rPr>
          <w:rFonts w:ascii="Tahoma" w:hAnsi="Tahoma" w:cs="Tahoma"/>
          <w:b w:val="0"/>
        </w:rPr>
      </w:pPr>
      <w:r w:rsidRPr="00224045">
        <w:rPr>
          <w:rFonts w:ascii="Tahoma" w:hAnsi="Tahoma" w:cs="Tahoma"/>
          <w:b w:val="0"/>
        </w:rPr>
        <w:t>Integrate with alerting and escalation systems to inform responsible parties.</w:t>
      </w:r>
    </w:p>
    <w:p w14:paraId="427EDB1A" w14:textId="77777777" w:rsidR="00136650" w:rsidRPr="00224045" w:rsidRDefault="00135D0E" w:rsidP="00D842F5">
      <w:pPr>
        <w:pStyle w:val="Heading4"/>
        <w:numPr>
          <w:ilvl w:val="1"/>
          <w:numId w:val="44"/>
        </w:numPr>
        <w:spacing w:line="276" w:lineRule="auto"/>
        <w:ind w:left="709"/>
        <w:rPr>
          <w:rFonts w:ascii="Tahoma" w:hAnsi="Tahoma" w:cs="Tahoma"/>
          <w:b w:val="0"/>
        </w:rPr>
      </w:pPr>
      <w:r w:rsidRPr="00224045">
        <w:rPr>
          <w:rFonts w:ascii="Tahoma" w:hAnsi="Tahoma" w:cs="Tahoma"/>
          <w:b w:val="0"/>
        </w:rPr>
        <w:t>Regular training and simulation for all participants.</w:t>
      </w:r>
    </w:p>
    <w:p w14:paraId="17A85482" w14:textId="77777777" w:rsidR="00135D0E" w:rsidRPr="00224045" w:rsidRDefault="00135D0E" w:rsidP="00D842F5">
      <w:pPr>
        <w:pStyle w:val="Heading4"/>
        <w:numPr>
          <w:ilvl w:val="1"/>
          <w:numId w:val="44"/>
        </w:numPr>
        <w:spacing w:line="276" w:lineRule="auto"/>
        <w:ind w:left="709"/>
        <w:rPr>
          <w:rFonts w:ascii="Tahoma" w:hAnsi="Tahoma" w:cs="Tahoma"/>
          <w:b w:val="0"/>
        </w:rPr>
      </w:pPr>
      <w:r w:rsidRPr="00224045">
        <w:rPr>
          <w:rFonts w:ascii="Tahoma" w:hAnsi="Tahoma" w:cs="Tahoma"/>
          <w:b w:val="0"/>
        </w:rPr>
        <w:t>Monitor implementation of corrective actions and update security policies based on lessons learned.</w:t>
      </w:r>
    </w:p>
    <w:p w14:paraId="2FBEAD75" w14:textId="77777777" w:rsidR="00136650" w:rsidRPr="00224045" w:rsidRDefault="00136650" w:rsidP="00F55B26">
      <w:pPr>
        <w:pStyle w:val="Heading4"/>
        <w:spacing w:line="276" w:lineRule="auto"/>
        <w:ind w:left="709"/>
        <w:rPr>
          <w:rFonts w:ascii="Tahoma" w:hAnsi="Tahoma" w:cs="Tahoma"/>
          <w:b w:val="0"/>
        </w:rPr>
      </w:pPr>
    </w:p>
    <w:p w14:paraId="41113E1E" w14:textId="77777777" w:rsidR="00135D0E" w:rsidRPr="00224045" w:rsidRDefault="00135D0E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4D88CBDB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4016AED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56FBBD3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7A854A31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667C3102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457119A1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EF111A7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213EF72E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079D6C71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D55DE87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2246B2B8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0D42EFE0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5BF90C3C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7C574BE9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C081BFC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E267395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442CD739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0749731D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27D1C500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57F63F2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732A17AC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0DB1CBE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60EA7738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DEC8327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043DD9EF" w14:textId="77777777" w:rsidR="00F55B26" w:rsidRPr="00224045" w:rsidRDefault="00F55B26" w:rsidP="00224045">
      <w:pPr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53DE6357" w14:textId="77777777" w:rsidR="00136650" w:rsidRPr="00224045" w:rsidRDefault="00135D0E" w:rsidP="00F55B26">
      <w:pPr>
        <w:spacing w:before="100" w:beforeAutospacing="1" w:after="100" w:afterAutospacing="1" w:line="276" w:lineRule="auto"/>
        <w:rPr>
          <w:rFonts w:ascii="Tahoma" w:eastAsia="Times New Roman" w:hAnsi="Tahoma" w:cs="Tahoma"/>
          <w:b/>
          <w:bCs/>
          <w:sz w:val="24"/>
          <w:szCs w:val="24"/>
        </w:rPr>
      </w:pPr>
      <w:r w:rsidRPr="00224045">
        <w:rPr>
          <w:rFonts w:ascii="Tahoma" w:eastAsia="Times New Roman" w:hAnsi="Tahoma" w:cs="Tahoma"/>
          <w:b/>
          <w:bCs/>
          <w:sz w:val="24"/>
          <w:szCs w:val="24"/>
        </w:rPr>
        <w:t>3.15 Compliance &amp; Audit</w:t>
      </w:r>
    </w:p>
    <w:p w14:paraId="1595DF51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br/>
        <w:t>Principles</w:t>
      </w:r>
    </w:p>
    <w:p w14:paraId="31A4F0AE" w14:textId="77777777" w:rsidR="00135D0E" w:rsidRPr="00224045" w:rsidRDefault="00135D0E" w:rsidP="00D842F5">
      <w:pPr>
        <w:pStyle w:val="ListParagraph"/>
        <w:numPr>
          <w:ilvl w:val="0"/>
          <w:numId w:val="46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Compliance with international and internal standards is mandatory for the information security system.</w:t>
      </w:r>
    </w:p>
    <w:p w14:paraId="1FB21D47" w14:textId="77777777" w:rsidR="00135D0E" w:rsidRPr="00224045" w:rsidRDefault="00135D0E" w:rsidP="00D842F5">
      <w:pPr>
        <w:pStyle w:val="ListParagraph"/>
        <w:numPr>
          <w:ilvl w:val="0"/>
          <w:numId w:val="46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Audits must be conducted regularly, objectively, and with participation of independent parties.</w:t>
      </w:r>
    </w:p>
    <w:p w14:paraId="0F19ED03" w14:textId="77777777" w:rsidR="00135D0E" w:rsidRPr="00224045" w:rsidRDefault="00135D0E" w:rsidP="00D842F5">
      <w:pPr>
        <w:pStyle w:val="ListParagraph"/>
        <w:numPr>
          <w:ilvl w:val="0"/>
          <w:numId w:val="46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Audit results are used for continuous improvement of security systems.</w:t>
      </w:r>
    </w:p>
    <w:p w14:paraId="70A632C0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Requirements</w:t>
      </w:r>
    </w:p>
    <w:p w14:paraId="32F5E577" w14:textId="77777777" w:rsidR="00135D0E" w:rsidRPr="00224045" w:rsidRDefault="00135D0E" w:rsidP="00D842F5">
      <w:pPr>
        <w:numPr>
          <w:ilvl w:val="0"/>
          <w:numId w:val="4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Conduct regular internal and external audits per approved plan (at least annually).</w:t>
      </w:r>
    </w:p>
    <w:p w14:paraId="1E70C77F" w14:textId="77777777" w:rsidR="00135D0E" w:rsidRPr="00224045" w:rsidRDefault="00135D0E" w:rsidP="00D842F5">
      <w:pPr>
        <w:numPr>
          <w:ilvl w:val="0"/>
          <w:numId w:val="4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Appoint independent auditors or engage accredited external organizations.</w:t>
      </w:r>
    </w:p>
    <w:p w14:paraId="67A20EA1" w14:textId="77777777" w:rsidR="00135D0E" w:rsidRPr="00224045" w:rsidRDefault="00135D0E" w:rsidP="00D842F5">
      <w:pPr>
        <w:numPr>
          <w:ilvl w:val="0"/>
          <w:numId w:val="4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Maintain a record of nonconformities and corrective actions, tracking their resolution.</w:t>
      </w:r>
    </w:p>
    <w:p w14:paraId="4F1818DE" w14:textId="77777777" w:rsidR="00135D0E" w:rsidRPr="00224045" w:rsidRDefault="00135D0E" w:rsidP="00D842F5">
      <w:pPr>
        <w:numPr>
          <w:ilvl w:val="0"/>
          <w:numId w:val="4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Ensure compliance with ISO/IEC 27001, ISO/IEC 27002, and local legal requirements (e.g., personal data).</w:t>
      </w:r>
    </w:p>
    <w:p w14:paraId="6A7EE971" w14:textId="77777777" w:rsidR="00135D0E" w:rsidRPr="00224045" w:rsidRDefault="00135D0E" w:rsidP="00D842F5">
      <w:pPr>
        <w:numPr>
          <w:ilvl w:val="0"/>
          <w:numId w:val="4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Assess effectiveness of security measures after audits.</w:t>
      </w:r>
    </w:p>
    <w:p w14:paraId="21CE8A5D" w14:textId="77777777" w:rsidR="00135D0E" w:rsidRPr="00224045" w:rsidRDefault="00135D0E" w:rsidP="00D842F5">
      <w:pPr>
        <w:numPr>
          <w:ilvl w:val="0"/>
          <w:numId w:val="4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Retain evidence of compliance (protocols, reports, acts).</w:t>
      </w:r>
    </w:p>
    <w:p w14:paraId="0B9EE45C" w14:textId="77777777" w:rsidR="00135D0E" w:rsidRPr="00224045" w:rsidRDefault="00135D0E" w:rsidP="00D842F5">
      <w:pPr>
        <w:numPr>
          <w:ilvl w:val="0"/>
          <w:numId w:val="4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Document audit process and approve reports by management.</w:t>
      </w:r>
    </w:p>
    <w:p w14:paraId="69AB5757" w14:textId="77777777" w:rsidR="00135D0E" w:rsidRPr="00224045" w:rsidRDefault="00135D0E" w:rsidP="00D842F5">
      <w:pPr>
        <w:numPr>
          <w:ilvl w:val="0"/>
          <w:numId w:val="4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Periodically review policies and procedures based on audit results.</w:t>
      </w:r>
    </w:p>
    <w:p w14:paraId="6D428E1A" w14:textId="77777777" w:rsidR="00136650" w:rsidRPr="00224045" w:rsidRDefault="00135D0E" w:rsidP="00F55B26">
      <w:pPr>
        <w:pStyle w:val="Heading4"/>
        <w:spacing w:line="276" w:lineRule="auto"/>
        <w:rPr>
          <w:rStyle w:val="Heading4Char"/>
          <w:rFonts w:ascii="Tahoma" w:hAnsi="Tahoma" w:cs="Tahoma"/>
          <w:b/>
          <w:bCs/>
        </w:rPr>
      </w:pPr>
      <w:r w:rsidRPr="00224045">
        <w:rPr>
          <w:rStyle w:val="Heading4Char"/>
          <w:rFonts w:ascii="Tahoma" w:hAnsi="Tahoma" w:cs="Tahoma"/>
          <w:b/>
          <w:bCs/>
        </w:rPr>
        <w:t>Implementation</w:t>
      </w:r>
    </w:p>
    <w:p w14:paraId="2D52720F" w14:textId="77777777" w:rsidR="00136650" w:rsidRPr="00224045" w:rsidRDefault="00135D0E" w:rsidP="00D842F5">
      <w:pPr>
        <w:pStyle w:val="ListParagraph"/>
        <w:numPr>
          <w:ilvl w:val="1"/>
          <w:numId w:val="4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Implement a GRC platform to automate audits, risk management, and compliance processes.</w:t>
      </w:r>
    </w:p>
    <w:p w14:paraId="4EEE719B" w14:textId="77777777" w:rsidR="00136650" w:rsidRPr="00224045" w:rsidRDefault="00135D0E" w:rsidP="00D842F5">
      <w:pPr>
        <w:pStyle w:val="ListParagraph"/>
        <w:numPr>
          <w:ilvl w:val="1"/>
          <w:numId w:val="4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Generate annual compliance reports highlighting nonconformity trends and remediation progress.</w:t>
      </w:r>
    </w:p>
    <w:p w14:paraId="2C891E14" w14:textId="77777777" w:rsidR="00136650" w:rsidRPr="00224045" w:rsidRDefault="00135D0E" w:rsidP="00D842F5">
      <w:pPr>
        <w:pStyle w:val="ListParagraph"/>
        <w:numPr>
          <w:ilvl w:val="1"/>
          <w:numId w:val="4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Conduct employee training based on audit results and identified nonconformities.</w:t>
      </w:r>
    </w:p>
    <w:p w14:paraId="2353A5C8" w14:textId="77777777" w:rsidR="00136650" w:rsidRPr="00224045" w:rsidRDefault="00135D0E" w:rsidP="00D842F5">
      <w:pPr>
        <w:pStyle w:val="ListParagraph"/>
        <w:numPr>
          <w:ilvl w:val="1"/>
          <w:numId w:val="4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Implement corrective and preventive actions (CAPA).</w:t>
      </w:r>
    </w:p>
    <w:p w14:paraId="5B0BAC31" w14:textId="77777777" w:rsidR="00136650" w:rsidRPr="00224045" w:rsidRDefault="00135D0E" w:rsidP="00D842F5">
      <w:pPr>
        <w:pStyle w:val="ListParagraph"/>
        <w:numPr>
          <w:ilvl w:val="1"/>
          <w:numId w:val="4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Configure alerts for certification review and renewal deadlines.</w:t>
      </w:r>
    </w:p>
    <w:p w14:paraId="69D9B907" w14:textId="77777777" w:rsidR="00135D0E" w:rsidRPr="00224045" w:rsidRDefault="00135D0E" w:rsidP="00D842F5">
      <w:pPr>
        <w:pStyle w:val="ListParagraph"/>
        <w:numPr>
          <w:ilvl w:val="1"/>
          <w:numId w:val="4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Restrict access to audit documents and confidential information to authorized personnel only.</w:t>
      </w:r>
    </w:p>
    <w:p w14:paraId="609C2A97" w14:textId="77777777" w:rsidR="00136650" w:rsidRPr="00224045" w:rsidRDefault="00136650" w:rsidP="00F55B26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5D95DF9C" w14:textId="77777777" w:rsidR="00136650" w:rsidRPr="00224045" w:rsidRDefault="00135D0E" w:rsidP="00F55B26">
      <w:pPr>
        <w:pStyle w:val="Heading2"/>
        <w:spacing w:line="276" w:lineRule="auto"/>
        <w:rPr>
          <w:rFonts w:ascii="Tahoma" w:eastAsia="Times New Roman" w:hAnsi="Tahoma" w:cs="Tahoma"/>
        </w:rPr>
      </w:pPr>
      <w:bookmarkStart w:id="36" w:name="_Toc213673680"/>
      <w:r w:rsidRPr="00224045">
        <w:rPr>
          <w:rFonts w:ascii="Tahoma" w:eastAsia="Times New Roman" w:hAnsi="Tahoma" w:cs="Tahoma"/>
        </w:rPr>
        <w:t>3.16 Security Awareness &amp; Training</w:t>
      </w:r>
      <w:bookmarkEnd w:id="36"/>
    </w:p>
    <w:p w14:paraId="59B054E3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Principles</w:t>
      </w:r>
    </w:p>
    <w:p w14:paraId="5CB573E9" w14:textId="77777777" w:rsidR="00135D0E" w:rsidRPr="00224045" w:rsidRDefault="00135D0E" w:rsidP="00D842F5">
      <w:pPr>
        <w:pStyle w:val="ListParagraph"/>
        <w:numPr>
          <w:ilvl w:val="0"/>
          <w:numId w:val="4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People are a key element of security.</w:t>
      </w:r>
    </w:p>
    <w:p w14:paraId="382C9D9E" w14:textId="77777777" w:rsidR="00135D0E" w:rsidRPr="00224045" w:rsidRDefault="00135D0E" w:rsidP="00D842F5">
      <w:pPr>
        <w:pStyle w:val="ListParagraph"/>
        <w:numPr>
          <w:ilvl w:val="0"/>
          <w:numId w:val="4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Awareness reduces the likelihood of incidents and internal breaches.</w:t>
      </w:r>
    </w:p>
    <w:p w14:paraId="22A7866D" w14:textId="77777777" w:rsidR="00135D0E" w:rsidRPr="00224045" w:rsidRDefault="00135D0E" w:rsidP="00D842F5">
      <w:pPr>
        <w:pStyle w:val="ListParagraph"/>
        <w:numPr>
          <w:ilvl w:val="0"/>
          <w:numId w:val="4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Training should be continuous, relevant, and role-based.</w:t>
      </w:r>
    </w:p>
    <w:p w14:paraId="0FDCB6C7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Requirements</w:t>
      </w:r>
    </w:p>
    <w:p w14:paraId="215CA618" w14:textId="77777777" w:rsidR="00135D0E" w:rsidRPr="00224045" w:rsidRDefault="00135D0E" w:rsidP="00D842F5">
      <w:pPr>
        <w:numPr>
          <w:ilvl w:val="0"/>
          <w:numId w:val="4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commentRangeStart w:id="37"/>
      <w:r w:rsidRPr="00224045">
        <w:rPr>
          <w:rFonts w:ascii="Tahoma" w:eastAsia="Times New Roman" w:hAnsi="Tahoma" w:cs="Tahoma"/>
          <w:sz w:val="24"/>
          <w:szCs w:val="24"/>
        </w:rPr>
        <w:t>Conduct quarterly security awareness training for all employees.</w:t>
      </w:r>
      <w:commentRangeEnd w:id="37"/>
      <w:r w:rsidR="00B93179">
        <w:rPr>
          <w:rStyle w:val="CommentReference"/>
        </w:rPr>
        <w:commentReference w:id="37"/>
      </w:r>
    </w:p>
    <w:p w14:paraId="7A5CAA3A" w14:textId="77777777" w:rsidR="00135D0E" w:rsidRPr="00224045" w:rsidRDefault="00135D0E" w:rsidP="00D842F5">
      <w:pPr>
        <w:numPr>
          <w:ilvl w:val="0"/>
          <w:numId w:val="4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Test employees’ knowledge and document results.</w:t>
      </w:r>
    </w:p>
    <w:p w14:paraId="4FFB6629" w14:textId="77777777" w:rsidR="00135D0E" w:rsidRPr="00224045" w:rsidRDefault="00135D0E" w:rsidP="00D842F5">
      <w:pPr>
        <w:numPr>
          <w:ilvl w:val="0"/>
          <w:numId w:val="4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Conduct regular phishing tests and social engineering drills.</w:t>
      </w:r>
    </w:p>
    <w:p w14:paraId="7A8B0CBB" w14:textId="77777777" w:rsidR="00135D0E" w:rsidRPr="00224045" w:rsidRDefault="00135D0E" w:rsidP="00D842F5">
      <w:pPr>
        <w:numPr>
          <w:ilvl w:val="0"/>
          <w:numId w:val="4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Track course and certification completion.</w:t>
      </w:r>
    </w:p>
    <w:p w14:paraId="437459F8" w14:textId="77777777" w:rsidR="00135D0E" w:rsidRPr="00224045" w:rsidRDefault="00135D0E" w:rsidP="00D842F5">
      <w:pPr>
        <w:numPr>
          <w:ilvl w:val="0"/>
          <w:numId w:val="4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Train contractors, temporary staff, and service personnel before granting access.</w:t>
      </w:r>
    </w:p>
    <w:p w14:paraId="61AC58A2" w14:textId="77777777" w:rsidR="00135D0E" w:rsidRPr="00224045" w:rsidRDefault="00135D0E" w:rsidP="00D842F5">
      <w:pPr>
        <w:numPr>
          <w:ilvl w:val="0"/>
          <w:numId w:val="4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Update training programs with emerging threats, technologies, or incidents.</w:t>
      </w:r>
    </w:p>
    <w:p w14:paraId="2BD11B04" w14:textId="77777777" w:rsidR="00135D0E" w:rsidRPr="00224045" w:rsidRDefault="00135D0E" w:rsidP="00D842F5">
      <w:pPr>
        <w:numPr>
          <w:ilvl w:val="0"/>
          <w:numId w:val="4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Include real incident cases and violation examples in training.</w:t>
      </w:r>
    </w:p>
    <w:p w14:paraId="10062BF7" w14:textId="77777777" w:rsidR="00135D0E" w:rsidRPr="00224045" w:rsidRDefault="00135D0E" w:rsidP="00D842F5">
      <w:pPr>
        <w:numPr>
          <w:ilvl w:val="0"/>
          <w:numId w:val="4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Evaluate the effectiveness of awareness programs.</w:t>
      </w:r>
    </w:p>
    <w:p w14:paraId="57D16F75" w14:textId="77777777" w:rsidR="00136650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Implementation</w:t>
      </w:r>
    </w:p>
    <w:p w14:paraId="18ADB558" w14:textId="77777777" w:rsidR="00136650" w:rsidRPr="00224045" w:rsidRDefault="00135D0E" w:rsidP="00D842F5">
      <w:pPr>
        <w:pStyle w:val="ListParagraph"/>
        <w:numPr>
          <w:ilvl w:val="0"/>
          <w:numId w:val="49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Develop an e-learning platform with role-based scenarios and automated results tracking.</w:t>
      </w:r>
    </w:p>
    <w:p w14:paraId="5B12C2A4" w14:textId="77777777" w:rsidR="00136650" w:rsidRPr="00224045" w:rsidRDefault="00136650" w:rsidP="00D842F5">
      <w:pPr>
        <w:pStyle w:val="ListParagraph"/>
        <w:numPr>
          <w:ilvl w:val="0"/>
          <w:numId w:val="49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</w:t>
      </w:r>
      <w:r w:rsidR="00135D0E" w:rsidRPr="00224045">
        <w:rPr>
          <w:rFonts w:ascii="Tahoma" w:eastAsia="Times New Roman" w:hAnsi="Tahoma" w:cs="Tahoma"/>
          <w:sz w:val="24"/>
          <w:szCs w:val="24"/>
        </w:rPr>
        <w:t>egularly assess employee knowledge and analyze weaknesses.</w:t>
      </w:r>
    </w:p>
    <w:p w14:paraId="79C1E6F7" w14:textId="77777777" w:rsidR="00136650" w:rsidRPr="00224045" w:rsidRDefault="00135D0E" w:rsidP="00D842F5">
      <w:pPr>
        <w:pStyle w:val="ListParagraph"/>
        <w:numPr>
          <w:ilvl w:val="0"/>
          <w:numId w:val="49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Conduct incident response and cyber hygiene training.</w:t>
      </w:r>
    </w:p>
    <w:p w14:paraId="1EC68652" w14:textId="77777777" w:rsidR="00136650" w:rsidRPr="00224045" w:rsidRDefault="00135D0E" w:rsidP="00D842F5">
      <w:pPr>
        <w:pStyle w:val="ListParagraph"/>
        <w:numPr>
          <w:ilvl w:val="0"/>
          <w:numId w:val="49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Integrate training program with HR systems to track employee status.</w:t>
      </w:r>
    </w:p>
    <w:p w14:paraId="411BC38B" w14:textId="77777777" w:rsidR="00136650" w:rsidRPr="00224045" w:rsidRDefault="00135D0E" w:rsidP="00D842F5">
      <w:pPr>
        <w:pStyle w:val="ListParagraph"/>
        <w:numPr>
          <w:ilvl w:val="0"/>
          <w:numId w:val="49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Run simulated phishing campaigns with post-analysis.</w:t>
      </w:r>
    </w:p>
    <w:p w14:paraId="61297779" w14:textId="77777777" w:rsidR="00136650" w:rsidRPr="00224045" w:rsidRDefault="00135D0E" w:rsidP="00D842F5">
      <w:pPr>
        <w:pStyle w:val="ListParagraph"/>
        <w:numPr>
          <w:ilvl w:val="0"/>
          <w:numId w:val="49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Update training content based on threat and incident changes.</w:t>
      </w:r>
    </w:p>
    <w:p w14:paraId="0ED93DD8" w14:textId="77777777" w:rsidR="00135D0E" w:rsidRPr="00224045" w:rsidRDefault="00135D0E" w:rsidP="00D842F5">
      <w:pPr>
        <w:pStyle w:val="ListParagraph"/>
        <w:numPr>
          <w:ilvl w:val="0"/>
          <w:numId w:val="49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Generate management reports on progress and employee engagement.</w:t>
      </w:r>
    </w:p>
    <w:p w14:paraId="3F2635A0" w14:textId="77777777" w:rsidR="00135D0E" w:rsidRPr="00224045" w:rsidRDefault="00135D0E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7E410C5" w14:textId="77777777" w:rsidR="004C00A6" w:rsidRPr="00224045" w:rsidRDefault="004C00A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436420A5" w14:textId="77777777" w:rsidR="004C00A6" w:rsidRPr="00224045" w:rsidRDefault="004C00A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734533ED" w14:textId="77777777" w:rsidR="004C00A6" w:rsidRPr="00224045" w:rsidRDefault="004C00A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40E61112" w14:textId="77777777" w:rsidR="004C00A6" w:rsidRPr="00224045" w:rsidRDefault="004C00A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5529B0AF" w14:textId="77777777" w:rsidR="004C00A6" w:rsidRPr="00224045" w:rsidRDefault="004C00A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B6C1EEA" w14:textId="77777777" w:rsidR="004C00A6" w:rsidRPr="00224045" w:rsidRDefault="004C00A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DEABBB8" w14:textId="77777777" w:rsidR="004C00A6" w:rsidRPr="00224045" w:rsidRDefault="004C00A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5B3D602C" w14:textId="77777777" w:rsidR="004C00A6" w:rsidRPr="00224045" w:rsidRDefault="00135D0E" w:rsidP="00F55B26">
      <w:pPr>
        <w:pStyle w:val="Heading2"/>
        <w:spacing w:line="276" w:lineRule="auto"/>
        <w:rPr>
          <w:rFonts w:ascii="Tahoma" w:eastAsia="Times New Roman" w:hAnsi="Tahoma" w:cs="Tahoma"/>
        </w:rPr>
      </w:pPr>
      <w:bookmarkStart w:id="38" w:name="_Toc213673681"/>
      <w:r w:rsidRPr="00224045">
        <w:rPr>
          <w:rFonts w:ascii="Tahoma" w:eastAsia="Times New Roman" w:hAnsi="Tahoma" w:cs="Tahoma"/>
        </w:rPr>
        <w:t>3.17 Physical &amp; Environmental Security</w:t>
      </w:r>
      <w:bookmarkEnd w:id="38"/>
    </w:p>
    <w:p w14:paraId="5C9F6215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Principles</w:t>
      </w:r>
    </w:p>
    <w:p w14:paraId="1456E4AD" w14:textId="7F11B1BF" w:rsidR="00141DBC" w:rsidRPr="00224045" w:rsidRDefault="00141DBC" w:rsidP="00141DBC">
      <w:pPr>
        <w:pStyle w:val="Heading4"/>
        <w:numPr>
          <w:ilvl w:val="0"/>
          <w:numId w:val="67"/>
        </w:numPr>
        <w:spacing w:line="276" w:lineRule="auto"/>
        <w:ind w:left="72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Physical protection of data centers and workspaces is fundamental to cybersecurity.</w:t>
      </w:r>
    </w:p>
    <w:p w14:paraId="648F8ABA" w14:textId="64DCEC10" w:rsidR="00141DBC" w:rsidRPr="00224045" w:rsidRDefault="00141DBC" w:rsidP="00141DBC">
      <w:pPr>
        <w:pStyle w:val="Heading4"/>
        <w:numPr>
          <w:ilvl w:val="0"/>
          <w:numId w:val="67"/>
        </w:numPr>
        <w:spacing w:line="276" w:lineRule="auto"/>
        <w:ind w:left="72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Protection must address unauthorized access as well as natural, technological, and internal threats.</w:t>
      </w:r>
    </w:p>
    <w:p w14:paraId="71C9DF27" w14:textId="0A590F70" w:rsidR="00141DBC" w:rsidRPr="00224045" w:rsidRDefault="00141DBC" w:rsidP="00141DBC">
      <w:pPr>
        <w:pStyle w:val="Heading4"/>
        <w:numPr>
          <w:ilvl w:val="0"/>
          <w:numId w:val="67"/>
        </w:numPr>
        <w:spacing w:line="276" w:lineRule="auto"/>
        <w:ind w:left="72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Access to sensitive areas must be controlled, logged, and periodically reviewed.</w:t>
      </w:r>
    </w:p>
    <w:p w14:paraId="6882D659" w14:textId="15B1E533" w:rsidR="00141DBC" w:rsidRPr="00224045" w:rsidRDefault="00141DBC" w:rsidP="00141DBC">
      <w:pPr>
        <w:pStyle w:val="Heading4"/>
        <w:numPr>
          <w:ilvl w:val="0"/>
          <w:numId w:val="67"/>
        </w:numPr>
        <w:spacing w:line="276" w:lineRule="auto"/>
        <w:ind w:left="72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Environmental hazards (fire, water, temperature, humidity, power) must be monitored and mitigated.</w:t>
      </w:r>
    </w:p>
    <w:p w14:paraId="7E6605D8" w14:textId="64B2A121" w:rsidR="00141DBC" w:rsidRPr="00224045" w:rsidRDefault="00141DBC" w:rsidP="00141DBC">
      <w:pPr>
        <w:pStyle w:val="Heading4"/>
        <w:numPr>
          <w:ilvl w:val="0"/>
          <w:numId w:val="67"/>
        </w:numPr>
        <w:spacing w:line="276" w:lineRule="auto"/>
        <w:ind w:left="72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Security measures should support business continuity and disaster recovery plans.</w:t>
      </w:r>
    </w:p>
    <w:p w14:paraId="60BA0246" w14:textId="33DC5365" w:rsidR="00141DBC" w:rsidRPr="00224045" w:rsidRDefault="00141DBC" w:rsidP="00141DBC">
      <w:pPr>
        <w:pStyle w:val="Heading4"/>
        <w:numPr>
          <w:ilvl w:val="0"/>
          <w:numId w:val="67"/>
        </w:numPr>
        <w:spacing w:line="276" w:lineRule="auto"/>
        <w:ind w:left="72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Responsibilities for physical security must be clearly assigned and enforced.</w:t>
      </w:r>
    </w:p>
    <w:p w14:paraId="3DCFA8B9" w14:textId="0271BF06" w:rsidR="00135D0E" w:rsidRPr="00224045" w:rsidRDefault="00135D0E" w:rsidP="00141DBC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Requirements</w:t>
      </w:r>
    </w:p>
    <w:p w14:paraId="62889008" w14:textId="77777777" w:rsidR="00135D0E" w:rsidRPr="00224045" w:rsidRDefault="00135D0E" w:rsidP="00D842F5">
      <w:pPr>
        <w:numPr>
          <w:ilvl w:val="0"/>
          <w:numId w:val="51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Control access using ACS and CCTV.</w:t>
      </w:r>
    </w:p>
    <w:p w14:paraId="2C0A600B" w14:textId="77777777" w:rsidR="00135D0E" w:rsidRPr="00224045" w:rsidRDefault="00135D0E" w:rsidP="00D842F5">
      <w:pPr>
        <w:numPr>
          <w:ilvl w:val="0"/>
          <w:numId w:val="51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Ensure fire protection and climate control.</w:t>
      </w:r>
    </w:p>
    <w:p w14:paraId="2513575F" w14:textId="77777777" w:rsidR="00135D0E" w:rsidRPr="00224045" w:rsidRDefault="00135D0E" w:rsidP="00D842F5">
      <w:pPr>
        <w:numPr>
          <w:ilvl w:val="0"/>
          <w:numId w:val="51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Develop evacuation and emergency response plans.</w:t>
      </w:r>
    </w:p>
    <w:p w14:paraId="720B9506" w14:textId="77777777" w:rsidR="00135D0E" w:rsidRPr="00224045" w:rsidRDefault="00135D0E" w:rsidP="00D842F5">
      <w:pPr>
        <w:numPr>
          <w:ilvl w:val="0"/>
          <w:numId w:val="51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Record and store physical access logs with audit capability.</w:t>
      </w:r>
    </w:p>
    <w:p w14:paraId="41610C41" w14:textId="77777777" w:rsidR="00135D0E" w:rsidRPr="00224045" w:rsidRDefault="00135D0E" w:rsidP="00D842F5">
      <w:pPr>
        <w:numPr>
          <w:ilvl w:val="0"/>
          <w:numId w:val="51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Restrict personal devices and removable media in secured areas.</w:t>
      </w:r>
    </w:p>
    <w:p w14:paraId="431FE3DE" w14:textId="77777777" w:rsidR="00135D0E" w:rsidRPr="00224045" w:rsidRDefault="00135D0E" w:rsidP="00D842F5">
      <w:pPr>
        <w:numPr>
          <w:ilvl w:val="0"/>
          <w:numId w:val="51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Regulate escorting of third-party personnel and contractors in secure zones.</w:t>
      </w:r>
    </w:p>
    <w:p w14:paraId="397595B7" w14:textId="77777777" w:rsidR="00135D0E" w:rsidRPr="00224045" w:rsidRDefault="00135D0E" w:rsidP="00D842F5">
      <w:pPr>
        <w:numPr>
          <w:ilvl w:val="0"/>
          <w:numId w:val="51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Protect cabling infrastructure and racks from unauthorized access.</w:t>
      </w:r>
    </w:p>
    <w:p w14:paraId="6EFD4DB1" w14:textId="77777777" w:rsidR="004C00A6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commentRangeStart w:id="39"/>
      <w:r w:rsidRPr="00224045">
        <w:rPr>
          <w:rFonts w:ascii="Tahoma" w:hAnsi="Tahoma" w:cs="Tahoma"/>
        </w:rPr>
        <w:t>Implementation</w:t>
      </w:r>
      <w:commentRangeEnd w:id="39"/>
      <w:r w:rsidR="00256B6B">
        <w:rPr>
          <w:rStyle w:val="CommentReference"/>
          <w:rFonts w:asciiTheme="minorHAnsi" w:eastAsiaTheme="minorHAnsi" w:hAnsiTheme="minorHAnsi" w:cstheme="minorBidi"/>
          <w:b w:val="0"/>
          <w:bCs w:val="0"/>
        </w:rPr>
        <w:commentReference w:id="39"/>
      </w:r>
    </w:p>
    <w:p w14:paraId="069A72B2" w14:textId="77777777" w:rsidR="004C00A6" w:rsidRPr="00224045" w:rsidRDefault="00135D0E" w:rsidP="00D842F5">
      <w:pPr>
        <w:pStyle w:val="ListParagraph"/>
        <w:numPr>
          <w:ilvl w:val="0"/>
          <w:numId w:val="52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Deploy multi-level access control systems.</w:t>
      </w:r>
    </w:p>
    <w:p w14:paraId="6E2EBFA6" w14:textId="77777777" w:rsidR="004C00A6" w:rsidRPr="00224045" w:rsidRDefault="00135D0E" w:rsidP="00D842F5">
      <w:pPr>
        <w:pStyle w:val="ListParagraph"/>
        <w:numPr>
          <w:ilvl w:val="0"/>
          <w:numId w:val="52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Mandatory user authentication via entry gateway to data centers.</w:t>
      </w:r>
    </w:p>
    <w:p w14:paraId="127B2ADC" w14:textId="77777777" w:rsidR="004C00A6" w:rsidRPr="00224045" w:rsidRDefault="00135D0E" w:rsidP="00D842F5">
      <w:pPr>
        <w:pStyle w:val="ListParagraph"/>
        <w:numPr>
          <w:ilvl w:val="0"/>
          <w:numId w:val="52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Define procedure for requesting and approving physical access.</w:t>
      </w:r>
    </w:p>
    <w:p w14:paraId="1A27EE99" w14:textId="77777777" w:rsidR="004C00A6" w:rsidRPr="00224045" w:rsidRDefault="00135D0E" w:rsidP="00D842F5">
      <w:pPr>
        <w:pStyle w:val="ListParagraph"/>
        <w:numPr>
          <w:ilvl w:val="0"/>
          <w:numId w:val="52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Implement redundant power and cooling systems.</w:t>
      </w:r>
    </w:p>
    <w:p w14:paraId="08F931A9" w14:textId="77777777" w:rsidR="004C00A6" w:rsidRPr="00224045" w:rsidRDefault="00135D0E" w:rsidP="00D842F5">
      <w:pPr>
        <w:pStyle w:val="ListParagraph"/>
        <w:numPr>
          <w:ilvl w:val="0"/>
          <w:numId w:val="52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Regularly test emergency procedures.</w:t>
      </w:r>
    </w:p>
    <w:p w14:paraId="5AF2DE36" w14:textId="77777777" w:rsidR="004C00A6" w:rsidRPr="00224045" w:rsidRDefault="00135D0E" w:rsidP="00D842F5">
      <w:pPr>
        <w:pStyle w:val="ListParagraph"/>
        <w:numPr>
          <w:ilvl w:val="0"/>
          <w:numId w:val="52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Record all personnel entries/exits with logs stored at least 6 months.</w:t>
      </w:r>
    </w:p>
    <w:p w14:paraId="324391D6" w14:textId="77777777" w:rsidR="004C00A6" w:rsidRPr="00224045" w:rsidRDefault="00135D0E" w:rsidP="00D842F5">
      <w:pPr>
        <w:pStyle w:val="ListParagraph"/>
        <w:numPr>
          <w:ilvl w:val="0"/>
          <w:numId w:val="52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Establish equipment intake zones with device and media movement control.</w:t>
      </w:r>
    </w:p>
    <w:p w14:paraId="653E9EE0" w14:textId="77777777" w:rsidR="004C00A6" w:rsidRPr="00224045" w:rsidRDefault="00135D0E" w:rsidP="00D842F5">
      <w:pPr>
        <w:pStyle w:val="ListParagraph"/>
        <w:numPr>
          <w:ilvl w:val="0"/>
          <w:numId w:val="52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Periodically inspect CCTV and back up recordings.</w:t>
      </w:r>
    </w:p>
    <w:p w14:paraId="2E61D2F0" w14:textId="77777777" w:rsidR="00135D0E" w:rsidRDefault="00135D0E" w:rsidP="00D842F5">
      <w:pPr>
        <w:pStyle w:val="ListParagraph"/>
        <w:numPr>
          <w:ilvl w:val="0"/>
          <w:numId w:val="52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lastRenderedPageBreak/>
        <w:t>Implement response procedures for physical incidents (break-ins, fire, leakage, etc.).</w:t>
      </w:r>
    </w:p>
    <w:p w14:paraId="56D0A1F4" w14:textId="77777777" w:rsid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3D52B7CF" w14:textId="77777777" w:rsid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4299F6C6" w14:textId="77777777" w:rsid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1E06D34C" w14:textId="77777777" w:rsid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3C366A97" w14:textId="77777777" w:rsid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719810E4" w14:textId="77777777" w:rsid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24A04A42" w14:textId="77777777" w:rsid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3DC6037A" w14:textId="77777777" w:rsid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64CC78A9" w14:textId="77777777" w:rsid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595C3999" w14:textId="77777777" w:rsid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1140095A" w14:textId="77777777" w:rsid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2FE14F74" w14:textId="77777777" w:rsid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6FE6BFCF" w14:textId="77777777" w:rsid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3D039124" w14:textId="77777777" w:rsid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38B485D8" w14:textId="77777777" w:rsid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260D4AEE" w14:textId="77777777" w:rsid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62A705EA" w14:textId="77777777" w:rsid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118BE5FE" w14:textId="77777777" w:rsid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023F09B5" w14:textId="77777777" w:rsid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116BF4F2" w14:textId="77777777" w:rsidR="00224045" w:rsidRP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7376F27F" w14:textId="77777777" w:rsidR="004C00A6" w:rsidRPr="00224045" w:rsidRDefault="00135D0E" w:rsidP="00F55B26">
      <w:pPr>
        <w:pStyle w:val="Heading2"/>
        <w:spacing w:line="276" w:lineRule="auto"/>
        <w:rPr>
          <w:rFonts w:ascii="Tahoma" w:eastAsia="Times New Roman" w:hAnsi="Tahoma" w:cs="Tahoma"/>
        </w:rPr>
      </w:pPr>
      <w:bookmarkStart w:id="40" w:name="_Toc213673682"/>
      <w:r w:rsidRPr="00224045">
        <w:rPr>
          <w:rFonts w:ascii="Tahoma" w:eastAsia="Times New Roman" w:hAnsi="Tahoma" w:cs="Tahoma"/>
        </w:rPr>
        <w:t>3.18 Change &amp; Configuration Management</w:t>
      </w:r>
      <w:bookmarkEnd w:id="40"/>
    </w:p>
    <w:p w14:paraId="3541DC76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Principles</w:t>
      </w:r>
    </w:p>
    <w:p w14:paraId="7A4518DD" w14:textId="70C2D0F7" w:rsidR="00141DBC" w:rsidRPr="00224045" w:rsidRDefault="00141DBC" w:rsidP="00141DBC">
      <w:pPr>
        <w:pStyle w:val="Heading4"/>
        <w:numPr>
          <w:ilvl w:val="0"/>
          <w:numId w:val="69"/>
        </w:numPr>
        <w:spacing w:line="276" w:lineRule="auto"/>
        <w:ind w:left="72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All changes must be controlled, tested, and documented.</w:t>
      </w:r>
    </w:p>
    <w:p w14:paraId="47D7DAAF" w14:textId="7CD77908" w:rsidR="00141DBC" w:rsidRPr="00224045" w:rsidRDefault="00141DBC" w:rsidP="00141DBC">
      <w:pPr>
        <w:pStyle w:val="Heading4"/>
        <w:numPr>
          <w:ilvl w:val="0"/>
          <w:numId w:val="69"/>
        </w:numPr>
        <w:spacing w:line="276" w:lineRule="auto"/>
        <w:ind w:left="72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Configurations must be maintained in an up-to-date, secure, and auditable state.</w:t>
      </w:r>
    </w:p>
    <w:p w14:paraId="3EED43EA" w14:textId="714B17EC" w:rsidR="00141DBC" w:rsidRPr="00224045" w:rsidRDefault="00141DBC" w:rsidP="00141DBC">
      <w:pPr>
        <w:pStyle w:val="Heading4"/>
        <w:numPr>
          <w:ilvl w:val="0"/>
          <w:numId w:val="69"/>
        </w:numPr>
        <w:spacing w:line="276" w:lineRule="auto"/>
        <w:ind w:left="72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System security should be evaluated before, during, and after changes.</w:t>
      </w:r>
    </w:p>
    <w:p w14:paraId="2F5347C4" w14:textId="68E1A7DA" w:rsidR="00141DBC" w:rsidRPr="00224045" w:rsidRDefault="00141DBC" w:rsidP="00141DBC">
      <w:pPr>
        <w:pStyle w:val="Heading4"/>
        <w:numPr>
          <w:ilvl w:val="0"/>
          <w:numId w:val="69"/>
        </w:numPr>
        <w:spacing w:line="276" w:lineRule="auto"/>
        <w:ind w:left="72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Changes must follow the principle of least disruption to services and business operations.</w:t>
      </w:r>
    </w:p>
    <w:p w14:paraId="28F5094A" w14:textId="33F13E6C" w:rsidR="00141DBC" w:rsidRPr="00224045" w:rsidRDefault="00141DBC" w:rsidP="00141DBC">
      <w:pPr>
        <w:pStyle w:val="Heading4"/>
        <w:numPr>
          <w:ilvl w:val="0"/>
          <w:numId w:val="69"/>
        </w:numPr>
        <w:spacing w:line="276" w:lineRule="auto"/>
        <w:ind w:left="72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Responsibilities for change approval, implementation, and verification must be clearly assigned.</w:t>
      </w:r>
    </w:p>
    <w:p w14:paraId="5B72229D" w14:textId="48F4821C" w:rsidR="00141DBC" w:rsidRPr="00224045" w:rsidRDefault="00141DBC" w:rsidP="00141DBC">
      <w:pPr>
        <w:pStyle w:val="Heading4"/>
        <w:numPr>
          <w:ilvl w:val="0"/>
          <w:numId w:val="69"/>
        </w:numPr>
        <w:spacing w:line="276" w:lineRule="auto"/>
        <w:ind w:left="72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Unauthorized or ad-hoc changes are strictly prohibited.</w:t>
      </w:r>
    </w:p>
    <w:p w14:paraId="03D7EC83" w14:textId="673053F2" w:rsidR="00141DBC" w:rsidRPr="00224045" w:rsidRDefault="00141DBC" w:rsidP="00141DBC">
      <w:pPr>
        <w:pStyle w:val="Heading4"/>
        <w:numPr>
          <w:ilvl w:val="0"/>
          <w:numId w:val="69"/>
        </w:numPr>
        <w:spacing w:line="276" w:lineRule="auto"/>
        <w:ind w:left="72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Audit trails of changes must be retained for compliance and incident investigation purposes.</w:t>
      </w:r>
    </w:p>
    <w:p w14:paraId="35E2D12F" w14:textId="4E0DD602" w:rsidR="00135D0E" w:rsidRPr="00224045" w:rsidRDefault="00135D0E" w:rsidP="00141DBC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Requirements</w:t>
      </w:r>
    </w:p>
    <w:p w14:paraId="597FBA3C" w14:textId="77777777" w:rsidR="00135D0E" w:rsidRPr="00224045" w:rsidRDefault="00135D0E" w:rsidP="00D842F5">
      <w:pPr>
        <w:numPr>
          <w:ilvl w:val="0"/>
          <w:numId w:val="54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Establish a centralized change approval process (CAB — Change Advisory Board).</w:t>
      </w:r>
    </w:p>
    <w:p w14:paraId="1418788D" w14:textId="77777777" w:rsidR="00135D0E" w:rsidRPr="00224045" w:rsidRDefault="00135D0E" w:rsidP="00D842F5">
      <w:pPr>
        <w:numPr>
          <w:ilvl w:val="0"/>
          <w:numId w:val="54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Maintain version control and rollback capability.</w:t>
      </w:r>
    </w:p>
    <w:p w14:paraId="09D56A28" w14:textId="77777777" w:rsidR="00135D0E" w:rsidRPr="00224045" w:rsidRDefault="00135D0E" w:rsidP="00D842F5">
      <w:pPr>
        <w:numPr>
          <w:ilvl w:val="0"/>
          <w:numId w:val="54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Perform impact analysis (including security risk assessment) before changes.</w:t>
      </w:r>
    </w:p>
    <w:p w14:paraId="5B562518" w14:textId="77777777" w:rsidR="00135D0E" w:rsidRPr="00224045" w:rsidRDefault="00135D0E" w:rsidP="00D842F5">
      <w:pPr>
        <w:numPr>
          <w:ilvl w:val="0"/>
          <w:numId w:val="54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Assign responsibilities for implementation, verification, and documentation.</w:t>
      </w:r>
    </w:p>
    <w:p w14:paraId="12D9FC23" w14:textId="77777777" w:rsidR="00135D0E" w:rsidRPr="00224045" w:rsidRDefault="00135D0E" w:rsidP="00D842F5">
      <w:pPr>
        <w:numPr>
          <w:ilvl w:val="0"/>
          <w:numId w:val="54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Separate rights for initiating, approving, and executing changes (4-eyes principle).</w:t>
      </w:r>
    </w:p>
    <w:p w14:paraId="4FAA8C34" w14:textId="77777777" w:rsidR="00135D0E" w:rsidRPr="00224045" w:rsidRDefault="00135D0E" w:rsidP="00D842F5">
      <w:pPr>
        <w:numPr>
          <w:ilvl w:val="0"/>
          <w:numId w:val="54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Test changes in an isolated staging environment.</w:t>
      </w:r>
    </w:p>
    <w:p w14:paraId="5CD1774A" w14:textId="77777777" w:rsidR="00135D0E" w:rsidRPr="00224045" w:rsidRDefault="00135D0E" w:rsidP="00D842F5">
      <w:pPr>
        <w:numPr>
          <w:ilvl w:val="0"/>
          <w:numId w:val="54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Inventory all configurations with versions, owners, and statuses.</w:t>
      </w:r>
    </w:p>
    <w:p w14:paraId="6ADA27E6" w14:textId="77777777" w:rsidR="00135D0E" w:rsidRPr="00224045" w:rsidRDefault="00135D0E" w:rsidP="00D842F5">
      <w:pPr>
        <w:numPr>
          <w:ilvl w:val="0"/>
          <w:numId w:val="54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Automate configuration compliance checks against security policies.</w:t>
      </w:r>
    </w:p>
    <w:p w14:paraId="4E399079" w14:textId="77777777" w:rsidR="00135D0E" w:rsidRPr="00224045" w:rsidRDefault="00135D0E" w:rsidP="00D842F5">
      <w:pPr>
        <w:numPr>
          <w:ilvl w:val="0"/>
          <w:numId w:val="54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Periodically audit and analyze change management effectiveness.</w:t>
      </w:r>
    </w:p>
    <w:p w14:paraId="11685DC8" w14:textId="77777777" w:rsidR="004C00A6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Implementation</w:t>
      </w:r>
    </w:p>
    <w:p w14:paraId="6BE283BE" w14:textId="77777777" w:rsidR="004C00A6" w:rsidRPr="00224045" w:rsidRDefault="00135D0E" w:rsidP="00D842F5">
      <w:pPr>
        <w:pStyle w:val="ListParagraph"/>
        <w:numPr>
          <w:ilvl w:val="0"/>
          <w:numId w:val="55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Use ITSM platforms (e.g., ServiceNow) for change registration and approval.</w:t>
      </w:r>
    </w:p>
    <w:p w14:paraId="6BE4F1CD" w14:textId="77777777" w:rsidR="004C00A6" w:rsidRPr="00224045" w:rsidRDefault="00135D0E" w:rsidP="00D842F5">
      <w:pPr>
        <w:pStyle w:val="ListParagraph"/>
        <w:numPr>
          <w:ilvl w:val="0"/>
          <w:numId w:val="55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Maintain change logs with author, date, and description.</w:t>
      </w:r>
    </w:p>
    <w:p w14:paraId="491D4753" w14:textId="77777777" w:rsidR="004C00A6" w:rsidRPr="00224045" w:rsidRDefault="00135D0E" w:rsidP="00D842F5">
      <w:pPr>
        <w:pStyle w:val="ListParagraph"/>
        <w:numPr>
          <w:ilvl w:val="0"/>
          <w:numId w:val="55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Configure automatic backup of configurations before each change.</w:t>
      </w:r>
    </w:p>
    <w:p w14:paraId="03460CC1" w14:textId="77777777" w:rsidR="004C00A6" w:rsidRPr="00224045" w:rsidRDefault="00135D0E" w:rsidP="00D842F5">
      <w:pPr>
        <w:pStyle w:val="ListParagraph"/>
        <w:numPr>
          <w:ilvl w:val="0"/>
          <w:numId w:val="55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Conduct impact analysis and test changes in a controlled environment before deployment.</w:t>
      </w:r>
    </w:p>
    <w:p w14:paraId="3163F42C" w14:textId="77777777" w:rsidR="004C00A6" w:rsidRPr="00224045" w:rsidRDefault="00135D0E" w:rsidP="00D842F5">
      <w:pPr>
        <w:pStyle w:val="ListParagraph"/>
        <w:numPr>
          <w:ilvl w:val="0"/>
          <w:numId w:val="55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Separate roles among developers, administrators, and auditors.</w:t>
      </w:r>
    </w:p>
    <w:p w14:paraId="629B0E55" w14:textId="77777777" w:rsidR="004C00A6" w:rsidRPr="00224045" w:rsidRDefault="00135D0E" w:rsidP="00D842F5">
      <w:pPr>
        <w:pStyle w:val="ListParagraph"/>
        <w:numPr>
          <w:ilvl w:val="0"/>
          <w:numId w:val="55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lastRenderedPageBreak/>
        <w:t>Centralize storage and version control of configuration files.</w:t>
      </w:r>
    </w:p>
    <w:p w14:paraId="7181B542" w14:textId="77777777" w:rsidR="004C00A6" w:rsidRPr="00224045" w:rsidRDefault="00135D0E" w:rsidP="00D842F5">
      <w:pPr>
        <w:pStyle w:val="ListParagraph"/>
        <w:numPr>
          <w:ilvl w:val="0"/>
          <w:numId w:val="55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Periodically compare current configurations with baseline and automatically alert deviations.</w:t>
      </w:r>
    </w:p>
    <w:p w14:paraId="181391C6" w14:textId="77777777" w:rsidR="00135D0E" w:rsidRPr="00224045" w:rsidRDefault="00135D0E" w:rsidP="00D842F5">
      <w:pPr>
        <w:pStyle w:val="ListParagraph"/>
        <w:numPr>
          <w:ilvl w:val="0"/>
          <w:numId w:val="55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Support rollback procedures if errors are detected.</w:t>
      </w:r>
    </w:p>
    <w:p w14:paraId="41CC28E1" w14:textId="77777777" w:rsidR="004C00A6" w:rsidRPr="00224045" w:rsidRDefault="004C00A6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5049124F" w14:textId="77777777" w:rsidR="004C00A6" w:rsidRPr="00224045" w:rsidRDefault="004C00A6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515C6401" w14:textId="77777777" w:rsidR="00224045" w:rsidRPr="00224045" w:rsidRDefault="00224045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00256A1" w14:textId="77777777" w:rsidR="00224045" w:rsidRPr="00224045" w:rsidRDefault="00224045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5A1283F8" w14:textId="77777777" w:rsidR="00224045" w:rsidRPr="00224045" w:rsidRDefault="00224045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01EA3D9D" w14:textId="77777777" w:rsidR="00224045" w:rsidRPr="00224045" w:rsidRDefault="00224045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6C80FD05" w14:textId="77777777" w:rsidR="00224045" w:rsidRPr="00224045" w:rsidRDefault="00224045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5B5AEA35" w14:textId="77777777" w:rsidR="00224045" w:rsidRPr="00224045" w:rsidRDefault="00224045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258D64D1" w14:textId="77777777" w:rsidR="00224045" w:rsidRPr="00224045" w:rsidRDefault="00224045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6C56AA39" w14:textId="77777777" w:rsidR="00224045" w:rsidRPr="00224045" w:rsidRDefault="00224045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5B043F90" w14:textId="77777777" w:rsidR="00224045" w:rsidRPr="00224045" w:rsidRDefault="00224045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57176E25" w14:textId="77777777" w:rsidR="00224045" w:rsidRPr="00224045" w:rsidRDefault="00224045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2AFE6B04" w14:textId="77777777" w:rsidR="00224045" w:rsidRPr="00224045" w:rsidRDefault="00224045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0A3BA1F8" w14:textId="77777777" w:rsidR="00224045" w:rsidRPr="00224045" w:rsidRDefault="00224045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66BF514" w14:textId="77777777" w:rsidR="00224045" w:rsidRPr="00224045" w:rsidRDefault="00224045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9BFC510" w14:textId="77777777" w:rsidR="00224045" w:rsidRPr="00224045" w:rsidRDefault="00224045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4342E082" w14:textId="77777777" w:rsidR="00224045" w:rsidRPr="00224045" w:rsidRDefault="00224045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7F7C537" w14:textId="77777777" w:rsidR="00224045" w:rsidRDefault="00224045" w:rsidP="00F55B26">
      <w:pPr>
        <w:pStyle w:val="Heading2"/>
        <w:spacing w:line="276" w:lineRule="auto"/>
        <w:rPr>
          <w:rFonts w:ascii="Tahoma" w:eastAsia="Times New Roman" w:hAnsi="Tahoma" w:cs="Tahoma"/>
        </w:rPr>
      </w:pPr>
    </w:p>
    <w:p w14:paraId="6EDB21BB" w14:textId="2A63210D" w:rsidR="004C00A6" w:rsidRPr="00224045" w:rsidRDefault="00135D0E" w:rsidP="00F55B26">
      <w:pPr>
        <w:pStyle w:val="Heading2"/>
        <w:spacing w:line="276" w:lineRule="auto"/>
        <w:rPr>
          <w:rFonts w:ascii="Tahoma" w:eastAsia="Times New Roman" w:hAnsi="Tahoma" w:cs="Tahoma"/>
        </w:rPr>
      </w:pPr>
      <w:bookmarkStart w:id="41" w:name="_Toc213673683"/>
      <w:r w:rsidRPr="00224045">
        <w:rPr>
          <w:rFonts w:ascii="Tahoma" w:eastAsia="Times New Roman" w:hAnsi="Tahoma" w:cs="Tahoma"/>
        </w:rPr>
        <w:t>3.19 Data Privacy &amp; Protection</w:t>
      </w:r>
      <w:bookmarkEnd w:id="41"/>
    </w:p>
    <w:p w14:paraId="67A9F918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Principles</w:t>
      </w:r>
    </w:p>
    <w:p w14:paraId="7EC5F8CA" w14:textId="77777777" w:rsidR="00135D0E" w:rsidRPr="00224045" w:rsidRDefault="00135D0E" w:rsidP="00D842F5">
      <w:pPr>
        <w:numPr>
          <w:ilvl w:val="0"/>
          <w:numId w:val="56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Personal and confidential data must be processed with principles of minimization, legality, and transparency.</w:t>
      </w:r>
    </w:p>
    <w:p w14:paraId="0BE64CE1" w14:textId="77777777" w:rsidR="00135D0E" w:rsidRPr="00224045" w:rsidRDefault="00135D0E" w:rsidP="00D842F5">
      <w:pPr>
        <w:numPr>
          <w:ilvl w:val="0"/>
          <w:numId w:val="56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Access is granted strictly on a need-to-know basis (principle of least privilege).</w:t>
      </w:r>
    </w:p>
    <w:p w14:paraId="1D201202" w14:textId="77777777" w:rsidR="00135D0E" w:rsidRPr="00224045" w:rsidRDefault="00135D0E" w:rsidP="00D842F5">
      <w:pPr>
        <w:numPr>
          <w:ilvl w:val="0"/>
          <w:numId w:val="56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Data processing must be documented and controlled at all stages.</w:t>
      </w:r>
    </w:p>
    <w:p w14:paraId="725F8807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Requirements</w:t>
      </w:r>
    </w:p>
    <w:p w14:paraId="55F26250" w14:textId="77777777" w:rsidR="00135D0E" w:rsidRPr="00224045" w:rsidRDefault="00135D0E" w:rsidP="00D842F5">
      <w:pPr>
        <w:numPr>
          <w:ilvl w:val="0"/>
          <w:numId w:val="5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Comply with ISO/IEC 27701 and local data protection laws (e.g., GDPR).</w:t>
      </w:r>
    </w:p>
    <w:p w14:paraId="4EB274F2" w14:textId="77777777" w:rsidR="00135D0E" w:rsidRPr="00224045" w:rsidRDefault="00135D0E" w:rsidP="00D842F5">
      <w:pPr>
        <w:numPr>
          <w:ilvl w:val="0"/>
          <w:numId w:val="5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Control data transfer to third parties, including DPA/NDA agreements.</w:t>
      </w:r>
    </w:p>
    <w:p w14:paraId="2F3D589C" w14:textId="77777777" w:rsidR="00135D0E" w:rsidRPr="00224045" w:rsidRDefault="00135D0E" w:rsidP="00D842F5">
      <w:pPr>
        <w:numPr>
          <w:ilvl w:val="0"/>
          <w:numId w:val="5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Ensure data subject rights: access, correction, deletion, portability.</w:t>
      </w:r>
    </w:p>
    <w:p w14:paraId="5F7D1357" w14:textId="77777777" w:rsidR="00135D0E" w:rsidRPr="00224045" w:rsidRDefault="00135D0E" w:rsidP="00D842F5">
      <w:pPr>
        <w:numPr>
          <w:ilvl w:val="0"/>
          <w:numId w:val="5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Appoint a Data Protection Officer (DPO) and define responsibilities.</w:t>
      </w:r>
    </w:p>
    <w:p w14:paraId="5C5BD30F" w14:textId="77777777" w:rsidR="00135D0E" w:rsidRPr="00224045" w:rsidRDefault="00135D0E" w:rsidP="00D842F5">
      <w:pPr>
        <w:numPr>
          <w:ilvl w:val="0"/>
          <w:numId w:val="5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Define retention periods and secure deletion of personal data.</w:t>
      </w:r>
    </w:p>
    <w:p w14:paraId="49BCDA37" w14:textId="77777777" w:rsidR="00135D0E" w:rsidRPr="00224045" w:rsidRDefault="00135D0E" w:rsidP="00D842F5">
      <w:pPr>
        <w:numPr>
          <w:ilvl w:val="0"/>
          <w:numId w:val="5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Implement encryption and pseudonymization for storage and transmission.</w:t>
      </w:r>
    </w:p>
    <w:p w14:paraId="6D0C3BCE" w14:textId="77777777" w:rsidR="00135D0E" w:rsidRPr="00224045" w:rsidRDefault="00135D0E" w:rsidP="00D842F5">
      <w:pPr>
        <w:numPr>
          <w:ilvl w:val="0"/>
          <w:numId w:val="5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Establish timely data breach notification procedures.</w:t>
      </w:r>
    </w:p>
    <w:p w14:paraId="095F4726" w14:textId="77777777" w:rsidR="00135D0E" w:rsidRPr="00224045" w:rsidRDefault="00135D0E" w:rsidP="00D842F5">
      <w:pPr>
        <w:numPr>
          <w:ilvl w:val="0"/>
          <w:numId w:val="5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Train employees on privacy and personal data handling.</w:t>
      </w:r>
    </w:p>
    <w:p w14:paraId="27393348" w14:textId="77777777" w:rsidR="004C00A6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Implementation</w:t>
      </w:r>
    </w:p>
    <w:p w14:paraId="587106A7" w14:textId="77777777" w:rsidR="004C00A6" w:rsidRPr="00224045" w:rsidRDefault="00135D0E" w:rsidP="00D842F5">
      <w:pPr>
        <w:pStyle w:val="ListParagraph"/>
        <w:numPr>
          <w:ilvl w:val="0"/>
          <w:numId w:val="5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Deploy DLP systems and data protection policies.</w:t>
      </w:r>
    </w:p>
    <w:p w14:paraId="03192909" w14:textId="77777777" w:rsidR="004C00A6" w:rsidRPr="00224045" w:rsidRDefault="00135D0E" w:rsidP="00D842F5">
      <w:pPr>
        <w:pStyle w:val="ListParagraph"/>
        <w:numPr>
          <w:ilvl w:val="0"/>
          <w:numId w:val="5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Conduct periodic audits of personal data processing and storage.</w:t>
      </w:r>
    </w:p>
    <w:p w14:paraId="7747F51D" w14:textId="77777777" w:rsidR="004C00A6" w:rsidRPr="00224045" w:rsidRDefault="00135D0E" w:rsidP="00D842F5">
      <w:pPr>
        <w:pStyle w:val="ListParagraph"/>
        <w:numPr>
          <w:ilvl w:val="0"/>
          <w:numId w:val="5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Perform DPIA (Data Protection Impact Assessments).</w:t>
      </w:r>
    </w:p>
    <w:p w14:paraId="1E93583E" w14:textId="77777777" w:rsidR="004C00A6" w:rsidRPr="00224045" w:rsidRDefault="00135D0E" w:rsidP="00D842F5">
      <w:pPr>
        <w:pStyle w:val="ListParagraph"/>
        <w:numPr>
          <w:ilvl w:val="0"/>
          <w:numId w:val="5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Appoint a DPO and document roles/responsibilities.</w:t>
      </w:r>
    </w:p>
    <w:p w14:paraId="15AD12ED" w14:textId="77777777" w:rsidR="004C00A6" w:rsidRPr="00224045" w:rsidRDefault="00135D0E" w:rsidP="00D842F5">
      <w:pPr>
        <w:pStyle w:val="ListParagraph"/>
        <w:numPr>
          <w:ilvl w:val="0"/>
          <w:numId w:val="5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Encrypt personal data in storage, backups, and transmission.</w:t>
      </w:r>
    </w:p>
    <w:p w14:paraId="2BBBBDC1" w14:textId="77777777" w:rsidR="004C00A6" w:rsidRPr="00224045" w:rsidRDefault="00135D0E" w:rsidP="00D842F5">
      <w:pPr>
        <w:pStyle w:val="ListParagraph"/>
        <w:numPr>
          <w:ilvl w:val="0"/>
          <w:numId w:val="5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Develop secure deletion and anonymization procedures.</w:t>
      </w:r>
    </w:p>
    <w:p w14:paraId="5C6B5CAB" w14:textId="77777777" w:rsidR="004C00A6" w:rsidRPr="00224045" w:rsidRDefault="00135D0E" w:rsidP="00D842F5">
      <w:pPr>
        <w:pStyle w:val="ListParagraph"/>
        <w:numPr>
          <w:ilvl w:val="0"/>
          <w:numId w:val="5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Implement automated notifications for personal data incidents.</w:t>
      </w:r>
    </w:p>
    <w:p w14:paraId="1DCEF7DF" w14:textId="77777777" w:rsidR="00135D0E" w:rsidRDefault="00135D0E" w:rsidP="00D842F5">
      <w:pPr>
        <w:pStyle w:val="ListParagraph"/>
        <w:numPr>
          <w:ilvl w:val="0"/>
          <w:numId w:val="5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 xml:space="preserve">Conduct regular staff training on personal data handling and ISO/IEC 27701 </w:t>
      </w:r>
      <w:commentRangeStart w:id="42"/>
      <w:r w:rsidRPr="00224045">
        <w:rPr>
          <w:rFonts w:ascii="Tahoma" w:eastAsia="Times New Roman" w:hAnsi="Tahoma" w:cs="Tahoma"/>
          <w:sz w:val="24"/>
          <w:szCs w:val="24"/>
        </w:rPr>
        <w:t>compliance</w:t>
      </w:r>
      <w:commentRangeEnd w:id="42"/>
      <w:r w:rsidR="00B93179">
        <w:rPr>
          <w:rStyle w:val="CommentReference"/>
        </w:rPr>
        <w:commentReference w:id="42"/>
      </w:r>
      <w:r w:rsidRPr="00224045">
        <w:rPr>
          <w:rFonts w:ascii="Tahoma" w:eastAsia="Times New Roman" w:hAnsi="Tahoma" w:cs="Tahoma"/>
          <w:sz w:val="24"/>
          <w:szCs w:val="24"/>
        </w:rPr>
        <w:t>.</w:t>
      </w:r>
    </w:p>
    <w:p w14:paraId="1E49D352" w14:textId="0355F7A7" w:rsidR="00B93179" w:rsidRDefault="00B93179" w:rsidP="00B93179">
      <w:pPr>
        <w:pStyle w:val="Heading2"/>
        <w:spacing w:line="276" w:lineRule="auto"/>
        <w:rPr>
          <w:ins w:id="43" w:author="Erik Stockglausner" w:date="2025-11-14T16:55:00Z" w16du:dateUtc="2025-11-14T15:55:00Z"/>
          <w:rFonts w:ascii="Tahoma" w:eastAsia="Times New Roman" w:hAnsi="Tahoma" w:cs="Tahoma"/>
          <w:bCs/>
        </w:rPr>
      </w:pPr>
      <w:ins w:id="44" w:author="Erik Stockglausner" w:date="2025-11-14T16:54:00Z" w16du:dateUtc="2025-11-14T15:54:00Z">
        <w:r>
          <w:rPr>
            <w:rFonts w:ascii="Tahoma" w:eastAsia="Times New Roman" w:hAnsi="Tahoma" w:cs="Tahoma"/>
            <w:bCs/>
          </w:rPr>
          <w:t>3</w:t>
        </w:r>
      </w:ins>
      <w:ins w:id="45" w:author="Erik Stockglausner" w:date="2025-11-14T16:54:00Z">
        <w:r w:rsidRPr="00B93179">
          <w:rPr>
            <w:rFonts w:ascii="Tahoma" w:eastAsia="Times New Roman" w:hAnsi="Tahoma" w:cs="Tahoma"/>
            <w:bCs/>
          </w:rPr>
          <w:t>.20 - Security in Business Continuity Plannin</w:t>
        </w:r>
      </w:ins>
      <w:ins w:id="46" w:author="Erik Stockglausner" w:date="2025-11-14T16:54:00Z" w16du:dateUtc="2025-11-14T15:54:00Z">
        <w:r>
          <w:rPr>
            <w:rFonts w:ascii="Tahoma" w:eastAsia="Times New Roman" w:hAnsi="Tahoma" w:cs="Tahoma"/>
            <w:bCs/>
          </w:rPr>
          <w:t>g</w:t>
        </w:r>
      </w:ins>
    </w:p>
    <w:p w14:paraId="2A4338D8" w14:textId="77777777" w:rsidR="00B93179" w:rsidRPr="00B93179" w:rsidRDefault="00B93179" w:rsidP="00B93179">
      <w:pPr>
        <w:rPr>
          <w:rPrChange w:id="47" w:author="Erik Stockglausner" w:date="2025-11-14T16:55:00Z" w16du:dateUtc="2025-11-14T15:55:00Z">
            <w:rPr>
              <w:rFonts w:ascii="Tahoma" w:eastAsia="Times New Roman" w:hAnsi="Tahoma" w:cs="Tahoma"/>
            </w:rPr>
          </w:rPrChange>
        </w:rPr>
        <w:pPrChange w:id="48" w:author="Erik Stockglausner" w:date="2025-11-14T16:55:00Z" w16du:dateUtc="2025-11-14T15:55:00Z">
          <w:pPr>
            <w:pStyle w:val="Heading2"/>
            <w:spacing w:line="276" w:lineRule="auto"/>
          </w:pPr>
        </w:pPrChange>
      </w:pPr>
    </w:p>
    <w:p w14:paraId="033F1BA5" w14:textId="77777777" w:rsidR="00B93179" w:rsidRPr="00B93179" w:rsidRDefault="00B93179" w:rsidP="00B93179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2807E122" w14:textId="77777777" w:rsidR="00135D0E" w:rsidRPr="00224045" w:rsidRDefault="00135D0E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515494E4" w14:textId="77777777" w:rsidR="004C00A6" w:rsidRPr="00224045" w:rsidRDefault="004C00A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9826536" w14:textId="77777777" w:rsidR="004C00A6" w:rsidRPr="00224045" w:rsidRDefault="004C00A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A717DD1" w14:textId="77777777" w:rsidR="004C00A6" w:rsidRPr="00224045" w:rsidRDefault="004C00A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2EF4936B" w14:textId="77777777" w:rsidR="004C00A6" w:rsidRPr="00224045" w:rsidRDefault="004C00A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77C83733" w14:textId="77777777" w:rsidR="004C00A6" w:rsidRPr="00224045" w:rsidRDefault="004C00A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56FA9CBB" w14:textId="77777777" w:rsidR="00135D0E" w:rsidRPr="00224045" w:rsidRDefault="00135D0E" w:rsidP="00F55B26">
      <w:pPr>
        <w:pStyle w:val="Heading1"/>
        <w:spacing w:line="276" w:lineRule="auto"/>
        <w:rPr>
          <w:rFonts w:ascii="Tahoma" w:eastAsia="Times New Roman" w:hAnsi="Tahoma" w:cs="Tahoma"/>
        </w:rPr>
      </w:pPr>
      <w:bookmarkStart w:id="49" w:name="_Toc213673684"/>
      <w:r w:rsidRPr="00224045">
        <w:rPr>
          <w:rFonts w:ascii="Tahoma" w:eastAsia="Times New Roman" w:hAnsi="Tahoma" w:cs="Tahoma"/>
        </w:rPr>
        <w:t>4. ISO/IEC Compliance</w:t>
      </w:r>
      <w:bookmarkEnd w:id="49"/>
    </w:p>
    <w:tbl>
      <w:tblPr>
        <w:tblStyle w:val="GridTable4-Accent1"/>
        <w:tblW w:w="9447" w:type="dxa"/>
        <w:tblLook w:val="04A0" w:firstRow="1" w:lastRow="0" w:firstColumn="1" w:lastColumn="0" w:noHBand="0" w:noVBand="1"/>
      </w:tblPr>
      <w:tblGrid>
        <w:gridCol w:w="750"/>
        <w:gridCol w:w="3870"/>
        <w:gridCol w:w="4827"/>
      </w:tblGrid>
      <w:tr w:rsidR="00135D0E" w:rsidRPr="00224045" w14:paraId="503F9CCF" w14:textId="77777777" w:rsidTr="002240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  <w:hideMark/>
          </w:tcPr>
          <w:p w14:paraId="675B9FDA" w14:textId="77777777" w:rsidR="00135D0E" w:rsidRPr="00224045" w:rsidRDefault="00135D0E" w:rsidP="00F55B26">
            <w:pPr>
              <w:spacing w:line="276" w:lineRule="auto"/>
              <w:rPr>
                <w:rFonts w:ascii="Tahoma" w:eastAsia="Times New Roman" w:hAnsi="Tahoma" w:cs="Tahoma"/>
                <w:b w:val="0"/>
                <w:bCs w:val="0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No</w:t>
            </w:r>
          </w:p>
        </w:tc>
        <w:tc>
          <w:tcPr>
            <w:tcW w:w="3870" w:type="dxa"/>
            <w:hideMark/>
          </w:tcPr>
          <w:p w14:paraId="411059F1" w14:textId="77777777" w:rsidR="00135D0E" w:rsidRPr="00224045" w:rsidRDefault="00135D0E" w:rsidP="00F55B26">
            <w:pPr>
              <w:spacing w:line="276" w:lineRule="auto"/>
              <w:ind w:left="28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imes New Roman" w:hAnsi="Tahoma" w:cs="Tahoma"/>
                <w:b w:val="0"/>
                <w:bCs w:val="0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Section</w:t>
            </w:r>
          </w:p>
        </w:tc>
        <w:tc>
          <w:tcPr>
            <w:tcW w:w="0" w:type="auto"/>
            <w:hideMark/>
          </w:tcPr>
          <w:p w14:paraId="2B575409" w14:textId="77777777" w:rsidR="00135D0E" w:rsidRPr="00224045" w:rsidRDefault="00135D0E" w:rsidP="00F55B26">
            <w:pPr>
              <w:spacing w:line="276" w:lineRule="auto"/>
              <w:ind w:left="28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imes New Roman" w:hAnsi="Tahoma" w:cs="Tahoma"/>
                <w:b w:val="0"/>
                <w:bCs w:val="0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ISO Standard Compliance</w:t>
            </w:r>
          </w:p>
        </w:tc>
      </w:tr>
      <w:tr w:rsidR="00135D0E" w:rsidRPr="00224045" w14:paraId="41FDC60A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  <w:hideMark/>
          </w:tcPr>
          <w:p w14:paraId="336F8C3D" w14:textId="77777777" w:rsidR="00135D0E" w:rsidRPr="00224045" w:rsidRDefault="00135D0E" w:rsidP="00F55B26">
            <w:pPr>
              <w:spacing w:line="276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3.1</w:t>
            </w:r>
          </w:p>
        </w:tc>
        <w:tc>
          <w:tcPr>
            <w:tcW w:w="3870" w:type="dxa"/>
            <w:hideMark/>
          </w:tcPr>
          <w:p w14:paraId="5963CE3C" w14:textId="77777777" w:rsidR="00135D0E" w:rsidRPr="00224045" w:rsidRDefault="00135D0E" w:rsidP="00F55B26">
            <w:pPr>
              <w:spacing w:line="276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Network Architecture &amp; Segmentation</w:t>
            </w:r>
          </w:p>
        </w:tc>
        <w:tc>
          <w:tcPr>
            <w:tcW w:w="0" w:type="auto"/>
            <w:hideMark/>
          </w:tcPr>
          <w:p w14:paraId="64EBB7F9" w14:textId="77777777" w:rsidR="00135D0E" w:rsidRPr="00224045" w:rsidRDefault="00135D0E" w:rsidP="00F55B26">
            <w:pPr>
              <w:spacing w:line="276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ISO/IEC 27001: A.13.1, A.13.2; ISO/IEC 27033</w:t>
            </w:r>
          </w:p>
        </w:tc>
      </w:tr>
      <w:tr w:rsidR="00135D0E" w:rsidRPr="00224045" w14:paraId="4DF97A12" w14:textId="77777777" w:rsidTr="00224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  <w:hideMark/>
          </w:tcPr>
          <w:p w14:paraId="3FA34DC4" w14:textId="77777777" w:rsidR="00135D0E" w:rsidRPr="00224045" w:rsidRDefault="00135D0E" w:rsidP="00F55B26">
            <w:pPr>
              <w:spacing w:line="276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3.2</w:t>
            </w:r>
          </w:p>
        </w:tc>
        <w:tc>
          <w:tcPr>
            <w:tcW w:w="3870" w:type="dxa"/>
            <w:hideMark/>
          </w:tcPr>
          <w:p w14:paraId="76EB33C3" w14:textId="77777777" w:rsidR="00135D0E" w:rsidRPr="00224045" w:rsidRDefault="00135D0E" w:rsidP="00F55B26">
            <w:pPr>
              <w:spacing w:line="276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VPN Security</w:t>
            </w:r>
          </w:p>
        </w:tc>
        <w:tc>
          <w:tcPr>
            <w:tcW w:w="0" w:type="auto"/>
            <w:hideMark/>
          </w:tcPr>
          <w:p w14:paraId="382DBEB2" w14:textId="77777777" w:rsidR="00135D0E" w:rsidRPr="00224045" w:rsidRDefault="00135D0E" w:rsidP="00F55B26">
            <w:pPr>
              <w:spacing w:line="276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ISO/IEC 27033-3; ISO/IEC 27002: A.13.1.1, A.13.2.3</w:t>
            </w:r>
          </w:p>
        </w:tc>
      </w:tr>
      <w:tr w:rsidR="00135D0E" w:rsidRPr="00224045" w14:paraId="3AABD61D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  <w:hideMark/>
          </w:tcPr>
          <w:p w14:paraId="76CCE259" w14:textId="77777777" w:rsidR="00135D0E" w:rsidRPr="00224045" w:rsidRDefault="00135D0E" w:rsidP="00F55B26">
            <w:pPr>
              <w:spacing w:line="276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3.3</w:t>
            </w:r>
          </w:p>
        </w:tc>
        <w:tc>
          <w:tcPr>
            <w:tcW w:w="3870" w:type="dxa"/>
            <w:hideMark/>
          </w:tcPr>
          <w:p w14:paraId="2D145A0F" w14:textId="77777777" w:rsidR="00135D0E" w:rsidRPr="00224045" w:rsidRDefault="00135D0E" w:rsidP="00F55B26">
            <w:pPr>
              <w:spacing w:line="276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Access Control</w:t>
            </w:r>
          </w:p>
        </w:tc>
        <w:tc>
          <w:tcPr>
            <w:tcW w:w="0" w:type="auto"/>
            <w:hideMark/>
          </w:tcPr>
          <w:p w14:paraId="00CFB051" w14:textId="77777777" w:rsidR="00135D0E" w:rsidRPr="00224045" w:rsidRDefault="00135D0E" w:rsidP="00F55B26">
            <w:pPr>
              <w:spacing w:line="276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ISO/IEC 27001: A.9; ISO/IEC 27002: 9.1–9.4</w:t>
            </w:r>
          </w:p>
        </w:tc>
      </w:tr>
      <w:tr w:rsidR="00135D0E" w:rsidRPr="00224045" w14:paraId="459B9356" w14:textId="77777777" w:rsidTr="00224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  <w:hideMark/>
          </w:tcPr>
          <w:p w14:paraId="6D41E356" w14:textId="77777777" w:rsidR="00135D0E" w:rsidRPr="00224045" w:rsidRDefault="00135D0E" w:rsidP="00F55B26">
            <w:pPr>
              <w:spacing w:line="276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3.4</w:t>
            </w:r>
          </w:p>
        </w:tc>
        <w:tc>
          <w:tcPr>
            <w:tcW w:w="3870" w:type="dxa"/>
            <w:hideMark/>
          </w:tcPr>
          <w:p w14:paraId="13BB4684" w14:textId="77777777" w:rsidR="00135D0E" w:rsidRPr="00224045" w:rsidRDefault="00135D0E" w:rsidP="00F55B26">
            <w:pPr>
              <w:spacing w:line="276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Authentication &amp; Account Management</w:t>
            </w:r>
          </w:p>
        </w:tc>
        <w:tc>
          <w:tcPr>
            <w:tcW w:w="0" w:type="auto"/>
            <w:hideMark/>
          </w:tcPr>
          <w:p w14:paraId="128CFB91" w14:textId="77777777" w:rsidR="00135D0E" w:rsidRPr="00224045" w:rsidRDefault="00135D0E" w:rsidP="00F55B26">
            <w:pPr>
              <w:spacing w:line="276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ISO/IEC 27002: 9.2.1–9.2.6, 9.4.2</w:t>
            </w:r>
          </w:p>
        </w:tc>
      </w:tr>
      <w:tr w:rsidR="00135D0E" w:rsidRPr="00224045" w14:paraId="0CB1D705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  <w:hideMark/>
          </w:tcPr>
          <w:p w14:paraId="7C7023C7" w14:textId="77777777" w:rsidR="00135D0E" w:rsidRPr="00224045" w:rsidRDefault="00135D0E" w:rsidP="00F55B26">
            <w:pPr>
              <w:spacing w:line="276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3.5</w:t>
            </w:r>
          </w:p>
        </w:tc>
        <w:tc>
          <w:tcPr>
            <w:tcW w:w="3870" w:type="dxa"/>
            <w:hideMark/>
          </w:tcPr>
          <w:p w14:paraId="75198BD1" w14:textId="77777777" w:rsidR="00135D0E" w:rsidRPr="00224045" w:rsidRDefault="00135D0E" w:rsidP="00F55B26">
            <w:pPr>
              <w:spacing w:line="276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Logging &amp; Monitoring</w:t>
            </w:r>
          </w:p>
        </w:tc>
        <w:tc>
          <w:tcPr>
            <w:tcW w:w="0" w:type="auto"/>
            <w:hideMark/>
          </w:tcPr>
          <w:p w14:paraId="7015BAF2" w14:textId="77777777" w:rsidR="00135D0E" w:rsidRPr="00224045" w:rsidRDefault="00135D0E" w:rsidP="00F55B26">
            <w:pPr>
              <w:spacing w:line="276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ISO/IEC 27001: A.12.4; ISO/IEC 27002: 12.4.1–12.4.3</w:t>
            </w:r>
          </w:p>
        </w:tc>
      </w:tr>
      <w:tr w:rsidR="00135D0E" w:rsidRPr="00224045" w14:paraId="004097D3" w14:textId="77777777" w:rsidTr="00224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  <w:hideMark/>
          </w:tcPr>
          <w:p w14:paraId="1D928D19" w14:textId="77777777" w:rsidR="00135D0E" w:rsidRPr="00224045" w:rsidRDefault="00135D0E" w:rsidP="00F55B26">
            <w:pPr>
              <w:spacing w:line="276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3.6</w:t>
            </w:r>
          </w:p>
        </w:tc>
        <w:tc>
          <w:tcPr>
            <w:tcW w:w="3870" w:type="dxa"/>
            <w:hideMark/>
          </w:tcPr>
          <w:p w14:paraId="1A3BA6FD" w14:textId="77777777" w:rsidR="00135D0E" w:rsidRPr="00224045" w:rsidRDefault="00135D0E" w:rsidP="00F55B26">
            <w:pPr>
              <w:spacing w:line="276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Backup Management</w:t>
            </w:r>
          </w:p>
        </w:tc>
        <w:tc>
          <w:tcPr>
            <w:tcW w:w="0" w:type="auto"/>
            <w:hideMark/>
          </w:tcPr>
          <w:p w14:paraId="7D820682" w14:textId="77777777" w:rsidR="00135D0E" w:rsidRPr="00224045" w:rsidRDefault="00135D0E" w:rsidP="00F55B26">
            <w:pPr>
              <w:spacing w:line="276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ISO/IEC 27002: 12.3; ISO/IEC 27040</w:t>
            </w:r>
          </w:p>
        </w:tc>
      </w:tr>
      <w:tr w:rsidR="00135D0E" w:rsidRPr="00224045" w14:paraId="7A8C16F4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  <w:hideMark/>
          </w:tcPr>
          <w:p w14:paraId="490D3106" w14:textId="77777777" w:rsidR="00135D0E" w:rsidRPr="00224045" w:rsidRDefault="00135D0E" w:rsidP="00F55B26">
            <w:pPr>
              <w:spacing w:line="276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3.7</w:t>
            </w:r>
          </w:p>
        </w:tc>
        <w:tc>
          <w:tcPr>
            <w:tcW w:w="3870" w:type="dxa"/>
            <w:hideMark/>
          </w:tcPr>
          <w:p w14:paraId="1A1E95F0" w14:textId="77777777" w:rsidR="00135D0E" w:rsidRPr="00224045" w:rsidRDefault="00135D0E" w:rsidP="00F55B26">
            <w:pPr>
              <w:spacing w:line="276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Malware Protection</w:t>
            </w:r>
          </w:p>
        </w:tc>
        <w:tc>
          <w:tcPr>
            <w:tcW w:w="0" w:type="auto"/>
            <w:hideMark/>
          </w:tcPr>
          <w:p w14:paraId="226AE97D" w14:textId="77777777" w:rsidR="00135D0E" w:rsidRPr="00224045" w:rsidRDefault="00135D0E" w:rsidP="00F55B26">
            <w:pPr>
              <w:spacing w:line="276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ISO/IEC 27002: 12.2; ISO/IEC 27035</w:t>
            </w:r>
          </w:p>
        </w:tc>
      </w:tr>
      <w:tr w:rsidR="00135D0E" w:rsidRPr="00224045" w14:paraId="3C9CA7EA" w14:textId="77777777" w:rsidTr="00224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  <w:hideMark/>
          </w:tcPr>
          <w:p w14:paraId="6B5997D5" w14:textId="77777777" w:rsidR="00135D0E" w:rsidRPr="00224045" w:rsidRDefault="00135D0E" w:rsidP="00F55B26">
            <w:pPr>
              <w:spacing w:line="276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3.8</w:t>
            </w:r>
          </w:p>
        </w:tc>
        <w:tc>
          <w:tcPr>
            <w:tcW w:w="3870" w:type="dxa"/>
            <w:hideMark/>
          </w:tcPr>
          <w:p w14:paraId="6722B6B2" w14:textId="77777777" w:rsidR="00135D0E" w:rsidRPr="00224045" w:rsidRDefault="00135D0E" w:rsidP="00F55B26">
            <w:pPr>
              <w:spacing w:line="276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Vulnerability Management</w:t>
            </w:r>
          </w:p>
        </w:tc>
        <w:tc>
          <w:tcPr>
            <w:tcW w:w="0" w:type="auto"/>
            <w:hideMark/>
          </w:tcPr>
          <w:p w14:paraId="39C7AF4B" w14:textId="77777777" w:rsidR="00135D0E" w:rsidRPr="00224045" w:rsidRDefault="00135D0E" w:rsidP="00F55B26">
            <w:pPr>
              <w:spacing w:line="276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ISO/IEC 27002: 12.6; ISO/IEC 27005</w:t>
            </w:r>
          </w:p>
        </w:tc>
      </w:tr>
      <w:tr w:rsidR="00135D0E" w:rsidRPr="00224045" w14:paraId="42319F08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  <w:hideMark/>
          </w:tcPr>
          <w:p w14:paraId="60E2836A" w14:textId="77777777" w:rsidR="00135D0E" w:rsidRPr="00224045" w:rsidRDefault="00135D0E" w:rsidP="00F55B26">
            <w:pPr>
              <w:spacing w:line="276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3.9</w:t>
            </w:r>
          </w:p>
        </w:tc>
        <w:tc>
          <w:tcPr>
            <w:tcW w:w="3870" w:type="dxa"/>
            <w:hideMark/>
          </w:tcPr>
          <w:p w14:paraId="6CD85751" w14:textId="77777777" w:rsidR="00135D0E" w:rsidRPr="00224045" w:rsidRDefault="00135D0E" w:rsidP="00F55B26">
            <w:pPr>
              <w:spacing w:line="276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Change &amp; Configuration Management</w:t>
            </w:r>
          </w:p>
        </w:tc>
        <w:tc>
          <w:tcPr>
            <w:tcW w:w="0" w:type="auto"/>
            <w:hideMark/>
          </w:tcPr>
          <w:p w14:paraId="429AA826" w14:textId="77777777" w:rsidR="00135D0E" w:rsidRPr="00224045" w:rsidRDefault="00135D0E" w:rsidP="00F55B26">
            <w:pPr>
              <w:spacing w:line="276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ISO/IEC 27002: 12.1.2, 12.5.1</w:t>
            </w:r>
          </w:p>
        </w:tc>
      </w:tr>
      <w:tr w:rsidR="00135D0E" w:rsidRPr="00224045" w14:paraId="4BD51B7E" w14:textId="77777777" w:rsidTr="00224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  <w:hideMark/>
          </w:tcPr>
          <w:p w14:paraId="04AEDEF6" w14:textId="77777777" w:rsidR="00135D0E" w:rsidRPr="00224045" w:rsidRDefault="00135D0E" w:rsidP="00F55B26">
            <w:pPr>
              <w:spacing w:line="276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3.10</w:t>
            </w:r>
          </w:p>
        </w:tc>
        <w:tc>
          <w:tcPr>
            <w:tcW w:w="3870" w:type="dxa"/>
            <w:hideMark/>
          </w:tcPr>
          <w:p w14:paraId="43AC29CE" w14:textId="77777777" w:rsidR="00135D0E" w:rsidRPr="00224045" w:rsidRDefault="00135D0E" w:rsidP="00F55B26">
            <w:pPr>
              <w:spacing w:line="276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Management &amp; Improvement</w:t>
            </w:r>
          </w:p>
        </w:tc>
        <w:tc>
          <w:tcPr>
            <w:tcW w:w="0" w:type="auto"/>
            <w:hideMark/>
          </w:tcPr>
          <w:p w14:paraId="3ECCA4A5" w14:textId="77777777" w:rsidR="00135D0E" w:rsidRPr="00224045" w:rsidRDefault="00135D0E" w:rsidP="00F55B26">
            <w:pPr>
              <w:spacing w:line="276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ISO/IEC 27001: 9.1–10.2</w:t>
            </w:r>
          </w:p>
        </w:tc>
      </w:tr>
      <w:tr w:rsidR="00135D0E" w:rsidRPr="00224045" w14:paraId="2A514877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  <w:hideMark/>
          </w:tcPr>
          <w:p w14:paraId="498C8A8A" w14:textId="77777777" w:rsidR="00135D0E" w:rsidRPr="00224045" w:rsidRDefault="00135D0E" w:rsidP="00F55B26">
            <w:pPr>
              <w:spacing w:line="276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3.11</w:t>
            </w:r>
          </w:p>
        </w:tc>
        <w:tc>
          <w:tcPr>
            <w:tcW w:w="3870" w:type="dxa"/>
            <w:hideMark/>
          </w:tcPr>
          <w:p w14:paraId="2FAB9AD6" w14:textId="77777777" w:rsidR="00135D0E" w:rsidRPr="00224045" w:rsidRDefault="00135D0E" w:rsidP="00F55B26">
            <w:pPr>
              <w:spacing w:line="276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Risk Management</w:t>
            </w:r>
          </w:p>
        </w:tc>
        <w:tc>
          <w:tcPr>
            <w:tcW w:w="0" w:type="auto"/>
            <w:hideMark/>
          </w:tcPr>
          <w:p w14:paraId="655FE140" w14:textId="77777777" w:rsidR="00135D0E" w:rsidRPr="00224045" w:rsidRDefault="00135D0E" w:rsidP="00F55B26">
            <w:pPr>
              <w:spacing w:line="276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ISO/IEC 27005; ISO/IEC 27001: 6.1.2</w:t>
            </w:r>
          </w:p>
        </w:tc>
      </w:tr>
      <w:tr w:rsidR="00135D0E" w:rsidRPr="00224045" w14:paraId="69AE525C" w14:textId="77777777" w:rsidTr="00224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  <w:hideMark/>
          </w:tcPr>
          <w:p w14:paraId="0B55CC82" w14:textId="77777777" w:rsidR="00135D0E" w:rsidRPr="00224045" w:rsidRDefault="00135D0E" w:rsidP="00F55B26">
            <w:pPr>
              <w:spacing w:line="276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3.12</w:t>
            </w:r>
          </w:p>
        </w:tc>
        <w:tc>
          <w:tcPr>
            <w:tcW w:w="3870" w:type="dxa"/>
            <w:hideMark/>
          </w:tcPr>
          <w:p w14:paraId="75935171" w14:textId="77777777" w:rsidR="00135D0E" w:rsidRPr="00224045" w:rsidRDefault="00135D0E" w:rsidP="00F55B26">
            <w:pPr>
              <w:spacing w:line="276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Encryption &amp; Key Management</w:t>
            </w:r>
          </w:p>
        </w:tc>
        <w:tc>
          <w:tcPr>
            <w:tcW w:w="0" w:type="auto"/>
            <w:hideMark/>
          </w:tcPr>
          <w:p w14:paraId="2FA8616D" w14:textId="77777777" w:rsidR="00135D0E" w:rsidRPr="00224045" w:rsidRDefault="00135D0E" w:rsidP="00F55B26">
            <w:pPr>
              <w:spacing w:line="276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ISO/IEC 27001: A.10; ISO/IEC 19790; FIPS 140-2</w:t>
            </w:r>
          </w:p>
        </w:tc>
      </w:tr>
      <w:tr w:rsidR="00135D0E" w:rsidRPr="00224045" w14:paraId="58B721B9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  <w:hideMark/>
          </w:tcPr>
          <w:p w14:paraId="5F9A835D" w14:textId="77777777" w:rsidR="00135D0E" w:rsidRPr="00224045" w:rsidRDefault="00135D0E" w:rsidP="00F55B26">
            <w:pPr>
              <w:spacing w:line="276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3.13</w:t>
            </w:r>
          </w:p>
        </w:tc>
        <w:tc>
          <w:tcPr>
            <w:tcW w:w="3870" w:type="dxa"/>
            <w:hideMark/>
          </w:tcPr>
          <w:p w14:paraId="45AE6EDC" w14:textId="77777777" w:rsidR="00135D0E" w:rsidRPr="00224045" w:rsidRDefault="00135D0E" w:rsidP="00F55B26">
            <w:pPr>
              <w:spacing w:line="276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Incident Management</w:t>
            </w:r>
          </w:p>
        </w:tc>
        <w:tc>
          <w:tcPr>
            <w:tcW w:w="0" w:type="auto"/>
            <w:hideMark/>
          </w:tcPr>
          <w:p w14:paraId="4FDFD339" w14:textId="77777777" w:rsidR="00135D0E" w:rsidRPr="00224045" w:rsidRDefault="00135D0E" w:rsidP="00F55B26">
            <w:pPr>
              <w:spacing w:line="276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ISO/IEC 27035; ISO/IEC 27001: A.16</w:t>
            </w:r>
          </w:p>
        </w:tc>
      </w:tr>
      <w:tr w:rsidR="00135D0E" w:rsidRPr="00224045" w14:paraId="34E31538" w14:textId="77777777" w:rsidTr="00224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  <w:hideMark/>
          </w:tcPr>
          <w:p w14:paraId="0495A541" w14:textId="77777777" w:rsidR="00135D0E" w:rsidRPr="00224045" w:rsidRDefault="00135D0E" w:rsidP="00F55B26">
            <w:pPr>
              <w:spacing w:line="276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3.14</w:t>
            </w:r>
          </w:p>
        </w:tc>
        <w:tc>
          <w:tcPr>
            <w:tcW w:w="3870" w:type="dxa"/>
            <w:hideMark/>
          </w:tcPr>
          <w:p w14:paraId="7BF1696E" w14:textId="77777777" w:rsidR="00135D0E" w:rsidRPr="00224045" w:rsidRDefault="00135D0E" w:rsidP="00F55B26">
            <w:pPr>
              <w:spacing w:line="276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Compliance &amp; Audit</w:t>
            </w:r>
          </w:p>
        </w:tc>
        <w:tc>
          <w:tcPr>
            <w:tcW w:w="0" w:type="auto"/>
            <w:hideMark/>
          </w:tcPr>
          <w:p w14:paraId="7766915A" w14:textId="77777777" w:rsidR="00135D0E" w:rsidRPr="00224045" w:rsidRDefault="00135D0E" w:rsidP="00F55B26">
            <w:pPr>
              <w:spacing w:line="276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ISO/IEC 27001: 9.2–10.1; ISO/IEC 27014</w:t>
            </w:r>
          </w:p>
        </w:tc>
      </w:tr>
      <w:tr w:rsidR="00135D0E" w:rsidRPr="00224045" w14:paraId="51492BE8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  <w:hideMark/>
          </w:tcPr>
          <w:p w14:paraId="06B1D200" w14:textId="77777777" w:rsidR="00135D0E" w:rsidRPr="00224045" w:rsidRDefault="00135D0E" w:rsidP="00F55B26">
            <w:pPr>
              <w:spacing w:line="276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3.15</w:t>
            </w:r>
          </w:p>
        </w:tc>
        <w:tc>
          <w:tcPr>
            <w:tcW w:w="3870" w:type="dxa"/>
            <w:hideMark/>
          </w:tcPr>
          <w:p w14:paraId="6ED1F681" w14:textId="77777777" w:rsidR="00135D0E" w:rsidRPr="00224045" w:rsidRDefault="00135D0E" w:rsidP="00F55B26">
            <w:pPr>
              <w:spacing w:line="276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Security Awareness &amp; Training</w:t>
            </w:r>
          </w:p>
        </w:tc>
        <w:tc>
          <w:tcPr>
            <w:tcW w:w="0" w:type="auto"/>
            <w:hideMark/>
          </w:tcPr>
          <w:p w14:paraId="07EAAF06" w14:textId="77777777" w:rsidR="00135D0E" w:rsidRPr="00224045" w:rsidRDefault="00135D0E" w:rsidP="00F55B26">
            <w:pPr>
              <w:spacing w:line="276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ISO/IEC 27001: 7.2; ISO/IEC 27002: 7.2.2</w:t>
            </w:r>
          </w:p>
        </w:tc>
      </w:tr>
      <w:tr w:rsidR="00135D0E" w:rsidRPr="00224045" w14:paraId="54C3D21C" w14:textId="77777777" w:rsidTr="00224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  <w:hideMark/>
          </w:tcPr>
          <w:p w14:paraId="7F263BFE" w14:textId="77777777" w:rsidR="00135D0E" w:rsidRPr="00224045" w:rsidRDefault="00135D0E" w:rsidP="00F55B26">
            <w:pPr>
              <w:spacing w:line="276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3.16</w:t>
            </w:r>
          </w:p>
        </w:tc>
        <w:tc>
          <w:tcPr>
            <w:tcW w:w="3870" w:type="dxa"/>
            <w:hideMark/>
          </w:tcPr>
          <w:p w14:paraId="78D881DF" w14:textId="77777777" w:rsidR="00135D0E" w:rsidRPr="00224045" w:rsidRDefault="00135D0E" w:rsidP="00F55B26">
            <w:pPr>
              <w:spacing w:line="276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Physical &amp; Environmental Security</w:t>
            </w:r>
          </w:p>
        </w:tc>
        <w:tc>
          <w:tcPr>
            <w:tcW w:w="0" w:type="auto"/>
            <w:hideMark/>
          </w:tcPr>
          <w:p w14:paraId="24FB38EE" w14:textId="77777777" w:rsidR="00135D0E" w:rsidRPr="00224045" w:rsidRDefault="00135D0E" w:rsidP="00F55B26">
            <w:pPr>
              <w:spacing w:line="276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ISO/IEC 27001: A.11; ISO/IEC 27002: 11.1–11.2</w:t>
            </w:r>
          </w:p>
        </w:tc>
      </w:tr>
      <w:tr w:rsidR="00135D0E" w:rsidRPr="00224045" w14:paraId="048E9A41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  <w:hideMark/>
          </w:tcPr>
          <w:p w14:paraId="7760593B" w14:textId="77777777" w:rsidR="00135D0E" w:rsidRPr="00224045" w:rsidRDefault="00135D0E" w:rsidP="00F55B26">
            <w:pPr>
              <w:spacing w:line="276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lastRenderedPageBreak/>
              <w:t>3.17</w:t>
            </w:r>
          </w:p>
        </w:tc>
        <w:tc>
          <w:tcPr>
            <w:tcW w:w="3870" w:type="dxa"/>
            <w:hideMark/>
          </w:tcPr>
          <w:p w14:paraId="464C1D33" w14:textId="77777777" w:rsidR="00135D0E" w:rsidRPr="00224045" w:rsidRDefault="00135D0E" w:rsidP="00F55B26">
            <w:pPr>
              <w:spacing w:line="276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Supplier &amp; Contractor Management</w:t>
            </w:r>
          </w:p>
        </w:tc>
        <w:tc>
          <w:tcPr>
            <w:tcW w:w="0" w:type="auto"/>
            <w:hideMark/>
          </w:tcPr>
          <w:p w14:paraId="7109159A" w14:textId="77777777" w:rsidR="00135D0E" w:rsidRPr="00224045" w:rsidRDefault="00135D0E" w:rsidP="00F55B26">
            <w:pPr>
              <w:spacing w:line="276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ISO/IEC 27036; ISO/IEC 27002: 15.1–15.2</w:t>
            </w:r>
          </w:p>
        </w:tc>
      </w:tr>
      <w:tr w:rsidR="00135D0E" w:rsidRPr="00224045" w14:paraId="3FF036FE" w14:textId="77777777" w:rsidTr="00224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  <w:hideMark/>
          </w:tcPr>
          <w:p w14:paraId="6DC052E7" w14:textId="77777777" w:rsidR="00135D0E" w:rsidRPr="00224045" w:rsidRDefault="00135D0E" w:rsidP="00F55B26">
            <w:pPr>
              <w:spacing w:line="276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3.18</w:t>
            </w:r>
          </w:p>
        </w:tc>
        <w:tc>
          <w:tcPr>
            <w:tcW w:w="3870" w:type="dxa"/>
            <w:hideMark/>
          </w:tcPr>
          <w:p w14:paraId="063956F7" w14:textId="77777777" w:rsidR="00135D0E" w:rsidRPr="00224045" w:rsidRDefault="00135D0E" w:rsidP="00F55B26">
            <w:pPr>
              <w:spacing w:line="276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Change &amp; Configuration Management</w:t>
            </w:r>
          </w:p>
        </w:tc>
        <w:tc>
          <w:tcPr>
            <w:tcW w:w="0" w:type="auto"/>
            <w:hideMark/>
          </w:tcPr>
          <w:p w14:paraId="60C9FCB3" w14:textId="77777777" w:rsidR="00135D0E" w:rsidRPr="00224045" w:rsidRDefault="00135D0E" w:rsidP="00F55B26">
            <w:pPr>
              <w:spacing w:line="276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ISO/IEC 27001: A.12.1.2; ISO/IEC 20000</w:t>
            </w:r>
          </w:p>
        </w:tc>
      </w:tr>
      <w:tr w:rsidR="00135D0E" w:rsidRPr="00224045" w14:paraId="2F5F05B7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  <w:hideMark/>
          </w:tcPr>
          <w:p w14:paraId="7D7A918D" w14:textId="77777777" w:rsidR="00135D0E" w:rsidRPr="00224045" w:rsidRDefault="00135D0E" w:rsidP="00F55B26">
            <w:pPr>
              <w:spacing w:line="276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3.19</w:t>
            </w:r>
          </w:p>
        </w:tc>
        <w:tc>
          <w:tcPr>
            <w:tcW w:w="3870" w:type="dxa"/>
            <w:hideMark/>
          </w:tcPr>
          <w:p w14:paraId="622EC1E9" w14:textId="77777777" w:rsidR="00135D0E" w:rsidRPr="00224045" w:rsidRDefault="00135D0E" w:rsidP="00F55B26">
            <w:pPr>
              <w:spacing w:line="276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Data Privacy &amp; Protection</w:t>
            </w:r>
          </w:p>
        </w:tc>
        <w:tc>
          <w:tcPr>
            <w:tcW w:w="0" w:type="auto"/>
            <w:hideMark/>
          </w:tcPr>
          <w:p w14:paraId="36D1F2DE" w14:textId="77777777" w:rsidR="00135D0E" w:rsidRPr="00224045" w:rsidRDefault="00135D0E" w:rsidP="00F55B26">
            <w:pPr>
              <w:spacing w:line="276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ISO/IEC 27701; ISO/IEC 27018; GDPR (if applicable)</w:t>
            </w:r>
          </w:p>
        </w:tc>
      </w:tr>
    </w:tbl>
    <w:p w14:paraId="1A356719" w14:textId="77777777" w:rsidR="004C00A6" w:rsidRPr="00224045" w:rsidRDefault="004C00A6" w:rsidP="00224045">
      <w:pPr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3DF1A6BD" w14:textId="77777777" w:rsidR="004C00A6" w:rsidRPr="00224045" w:rsidRDefault="004C00A6" w:rsidP="00224045">
      <w:pPr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7A967480" w14:textId="77777777" w:rsidR="004C00A6" w:rsidRPr="00224045" w:rsidRDefault="004C00A6" w:rsidP="00F55B26">
      <w:pPr>
        <w:pStyle w:val="Heading1"/>
        <w:spacing w:line="276" w:lineRule="auto"/>
        <w:rPr>
          <w:rStyle w:val="Heading2Char"/>
          <w:rFonts w:ascii="Tahoma" w:hAnsi="Tahoma" w:cs="Tahoma"/>
          <w:b/>
          <w:sz w:val="32"/>
          <w:szCs w:val="32"/>
        </w:rPr>
      </w:pPr>
      <w:bookmarkStart w:id="50" w:name="_Toc213673685"/>
      <w:r w:rsidRPr="00224045">
        <w:rPr>
          <w:rStyle w:val="Heading2Char"/>
          <w:rFonts w:ascii="Tahoma" w:hAnsi="Tahoma" w:cs="Tahoma"/>
          <w:b/>
          <w:sz w:val="32"/>
          <w:szCs w:val="32"/>
        </w:rPr>
        <w:t>5. Conclusion</w:t>
      </w:r>
      <w:bookmarkEnd w:id="50"/>
    </w:p>
    <w:p w14:paraId="79005C84" w14:textId="149238DB" w:rsidR="004C00A6" w:rsidRPr="004A7431" w:rsidRDefault="004C00A6" w:rsidP="00F55B26">
      <w:pPr>
        <w:spacing w:before="100" w:beforeAutospacing="1" w:after="100" w:afterAutospacing="1" w:line="276" w:lineRule="auto"/>
        <w:rPr>
          <w:rFonts w:eastAsia="Times New Roman"/>
          <w:b/>
          <w:sz w:val="24"/>
          <w:szCs w:val="24"/>
          <w:lang w:val="en-AU"/>
        </w:rPr>
      </w:pPr>
      <w:r w:rsidRPr="00224045">
        <w:rPr>
          <w:rFonts w:ascii="Tahoma" w:eastAsia="Times New Roman" w:hAnsi="Tahoma" w:cs="Tahoma"/>
          <w:sz w:val="24"/>
          <w:szCs w:val="24"/>
        </w:rPr>
        <w:br/>
        <w:t xml:space="preserve">This architecture forms the foundation for a secure, resilient, and ISO-compliant infrastructure for </w:t>
      </w:r>
      <w:r w:rsidR="004A7431" w:rsidRPr="004A7431">
        <w:rPr>
          <w:rFonts w:eastAsia="Times New Roman"/>
          <w:b/>
          <w:sz w:val="24"/>
          <w:szCs w:val="24"/>
          <w:lang w:val="en-AU"/>
        </w:rPr>
        <w:t xml:space="preserve">Data </w:t>
      </w:r>
      <w:proofErr w:type="spellStart"/>
      <w:r w:rsidR="004A7431" w:rsidRPr="004A7431">
        <w:rPr>
          <w:rFonts w:eastAsia="Times New Roman"/>
          <w:b/>
          <w:sz w:val="24"/>
          <w:szCs w:val="24"/>
          <w:lang w:val="en-AU"/>
        </w:rPr>
        <w:t>Center</w:t>
      </w:r>
      <w:proofErr w:type="spellEnd"/>
      <w:r w:rsidR="004A7431" w:rsidRPr="004A7431">
        <w:rPr>
          <w:rFonts w:eastAsia="Times New Roman"/>
          <w:b/>
          <w:sz w:val="24"/>
          <w:szCs w:val="24"/>
          <w:lang w:val="en-AU"/>
        </w:rPr>
        <w:t xml:space="preserve"> “</w:t>
      </w:r>
      <w:proofErr w:type="spellStart"/>
      <w:r w:rsidR="004A7431" w:rsidRPr="004A7431">
        <w:rPr>
          <w:rFonts w:eastAsia="Times New Roman"/>
          <w:b/>
          <w:sz w:val="24"/>
          <w:szCs w:val="24"/>
          <w:lang w:val="en-AU"/>
        </w:rPr>
        <w:t>Biliki</w:t>
      </w:r>
      <w:proofErr w:type="spellEnd"/>
      <w:r w:rsidR="004A7431" w:rsidRPr="004A7431">
        <w:rPr>
          <w:rFonts w:eastAsia="Times New Roman"/>
          <w:b/>
          <w:sz w:val="24"/>
          <w:szCs w:val="24"/>
          <w:lang w:val="en-AU"/>
        </w:rPr>
        <w:t>” and Hydro Power Plant “</w:t>
      </w:r>
      <w:proofErr w:type="spellStart"/>
      <w:r w:rsidR="004A7431" w:rsidRPr="004A7431">
        <w:rPr>
          <w:rFonts w:eastAsia="Times New Roman"/>
          <w:b/>
          <w:sz w:val="24"/>
          <w:szCs w:val="24"/>
          <w:lang w:val="en-AU"/>
        </w:rPr>
        <w:t>Mtkvari</w:t>
      </w:r>
      <w:proofErr w:type="spellEnd"/>
      <w:r w:rsidR="004A7431" w:rsidRPr="004A7431">
        <w:rPr>
          <w:rFonts w:eastAsia="Times New Roman"/>
          <w:b/>
          <w:sz w:val="24"/>
          <w:szCs w:val="24"/>
          <w:lang w:val="en-AU"/>
        </w:rPr>
        <w:t>” Project</w:t>
      </w:r>
      <w:r w:rsidRPr="00224045">
        <w:rPr>
          <w:rFonts w:ascii="Tahoma" w:eastAsia="Times New Roman" w:hAnsi="Tahoma" w:cs="Tahoma"/>
          <w:sz w:val="24"/>
          <w:szCs w:val="24"/>
        </w:rPr>
        <w:t>.</w:t>
      </w:r>
    </w:p>
    <w:p w14:paraId="1DEA2446" w14:textId="77777777" w:rsidR="008E50DA" w:rsidRPr="00224045" w:rsidRDefault="004C00A6" w:rsidP="00F55B26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Its implementation ensures a high level of protection, manageability, and cyber resilience.</w:t>
      </w:r>
      <w:r w:rsidRPr="00224045">
        <w:rPr>
          <w:rFonts w:ascii="Tahoma" w:eastAsia="Times New Roman" w:hAnsi="Tahoma" w:cs="Tahoma"/>
          <w:sz w:val="24"/>
          <w:szCs w:val="24"/>
        </w:rPr>
        <w:br/>
        <w:t>This document, prepared for the deployment of information security policies and procedures, guarantees that implemented measures comply with international standards ISO/IEC 27001, ISO/IEC 27002</w:t>
      </w:r>
    </w:p>
    <w:p w14:paraId="3A7E4FB2" w14:textId="77777777" w:rsidR="004C00A6" w:rsidRPr="00224045" w:rsidRDefault="004C00A6" w:rsidP="00F55B26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The Information Security Management System demonstrates:</w:t>
      </w:r>
    </w:p>
    <w:p w14:paraId="1AC43755" w14:textId="77777777" w:rsidR="004C00A6" w:rsidRPr="00224045" w:rsidRDefault="004C00A6" w:rsidP="00D842F5">
      <w:pPr>
        <w:numPr>
          <w:ilvl w:val="0"/>
          <w:numId w:val="59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High maturity in risk, asset, and incident management;</w:t>
      </w:r>
    </w:p>
    <w:p w14:paraId="748B7F48" w14:textId="77777777" w:rsidR="004C00A6" w:rsidRPr="00224045" w:rsidRDefault="004C00A6" w:rsidP="00D842F5">
      <w:pPr>
        <w:numPr>
          <w:ilvl w:val="0"/>
          <w:numId w:val="59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Compliance with core principles of confidentiality, integrity, and availability;</w:t>
      </w:r>
    </w:p>
    <w:p w14:paraId="269EF155" w14:textId="77777777" w:rsidR="004C00A6" w:rsidRDefault="004C00A6" w:rsidP="00D842F5">
      <w:pPr>
        <w:numPr>
          <w:ilvl w:val="0"/>
          <w:numId w:val="59"/>
        </w:numPr>
        <w:spacing w:before="100" w:beforeAutospacing="1" w:after="100" w:afterAutospacing="1" w:line="276" w:lineRule="auto"/>
        <w:rPr>
          <w:ins w:id="51" w:author="Erik Stockglausner" w:date="2025-11-14T16:56:00Z" w16du:dateUtc="2025-11-14T15:56:00Z"/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Existence of continuous improvement and audit procedures.</w:t>
      </w:r>
    </w:p>
    <w:p w14:paraId="648F67AA" w14:textId="77777777" w:rsidR="00B93179" w:rsidRDefault="00B93179" w:rsidP="00B93179">
      <w:pPr>
        <w:spacing w:before="100" w:beforeAutospacing="1" w:after="100" w:afterAutospacing="1" w:line="276" w:lineRule="auto"/>
        <w:rPr>
          <w:ins w:id="52" w:author="Erik Stockglausner" w:date="2025-11-14T16:56:00Z" w16du:dateUtc="2025-11-14T15:56:00Z"/>
          <w:rFonts w:ascii="Tahoma" w:eastAsia="Times New Roman" w:hAnsi="Tahoma" w:cs="Tahoma"/>
          <w:sz w:val="24"/>
          <w:szCs w:val="24"/>
        </w:rPr>
      </w:pPr>
    </w:p>
    <w:p w14:paraId="7915B986" w14:textId="77777777" w:rsidR="00B93179" w:rsidRDefault="00B93179" w:rsidP="00B93179">
      <w:pPr>
        <w:spacing w:before="100" w:beforeAutospacing="1" w:after="100" w:afterAutospacing="1" w:line="276" w:lineRule="auto"/>
        <w:rPr>
          <w:ins w:id="53" w:author="Erik Stockglausner" w:date="2025-11-14T16:56:00Z" w16du:dateUtc="2025-11-14T15:56:00Z"/>
          <w:rFonts w:ascii="Tahoma" w:eastAsia="Times New Roman" w:hAnsi="Tahoma" w:cs="Tahoma"/>
          <w:sz w:val="24"/>
          <w:szCs w:val="24"/>
        </w:rPr>
      </w:pPr>
    </w:p>
    <w:p w14:paraId="327C3F5B" w14:textId="77777777" w:rsidR="00B93179" w:rsidRDefault="00B93179" w:rsidP="00B93179">
      <w:pPr>
        <w:spacing w:before="100" w:beforeAutospacing="1" w:after="100" w:afterAutospacing="1" w:line="276" w:lineRule="auto"/>
        <w:rPr>
          <w:ins w:id="54" w:author="Erik Stockglausner" w:date="2025-11-14T16:56:00Z" w16du:dateUtc="2025-11-14T15:56:00Z"/>
          <w:rFonts w:ascii="Tahoma" w:eastAsia="Times New Roman" w:hAnsi="Tahoma" w:cs="Tahoma"/>
          <w:sz w:val="24"/>
          <w:szCs w:val="24"/>
        </w:rPr>
      </w:pPr>
    </w:p>
    <w:p w14:paraId="2649A551" w14:textId="77777777" w:rsidR="00B93179" w:rsidRDefault="00B93179" w:rsidP="00B93179">
      <w:pPr>
        <w:spacing w:before="100" w:beforeAutospacing="1" w:after="100" w:afterAutospacing="1" w:line="276" w:lineRule="auto"/>
        <w:rPr>
          <w:ins w:id="55" w:author="Erik Stockglausner" w:date="2025-11-14T16:56:00Z" w16du:dateUtc="2025-11-14T15:56:00Z"/>
          <w:rFonts w:ascii="Tahoma" w:eastAsia="Times New Roman" w:hAnsi="Tahoma" w:cs="Tahoma"/>
          <w:sz w:val="24"/>
          <w:szCs w:val="24"/>
        </w:rPr>
      </w:pPr>
    </w:p>
    <w:p w14:paraId="6CA2F3A7" w14:textId="77777777" w:rsidR="00B93179" w:rsidRDefault="00B93179" w:rsidP="00B93179">
      <w:pPr>
        <w:spacing w:before="100" w:beforeAutospacing="1" w:after="100" w:afterAutospacing="1" w:line="276" w:lineRule="auto"/>
        <w:rPr>
          <w:ins w:id="56" w:author="Erik Stockglausner" w:date="2025-11-14T16:56:00Z" w16du:dateUtc="2025-11-14T15:56:00Z"/>
          <w:rFonts w:ascii="Tahoma" w:eastAsia="Times New Roman" w:hAnsi="Tahoma" w:cs="Tahoma"/>
          <w:sz w:val="24"/>
          <w:szCs w:val="24"/>
        </w:rPr>
      </w:pPr>
    </w:p>
    <w:p w14:paraId="29046026" w14:textId="0A9B4D91" w:rsidR="00B93179" w:rsidRDefault="00B93179" w:rsidP="00B93179">
      <w:pPr>
        <w:rPr>
          <w:ins w:id="57" w:author="Erik Stockglausner" w:date="2025-11-14T16:57:00Z" w16du:dateUtc="2025-11-14T15:57:00Z"/>
          <w:rFonts w:ascii="Tahoma" w:eastAsia="Times New Roman" w:hAnsi="Tahoma" w:cs="Tahoma"/>
          <w:sz w:val="24"/>
          <w:szCs w:val="24"/>
        </w:rPr>
      </w:pPr>
      <w:ins w:id="58" w:author="Erik Stockglausner" w:date="2025-11-14T16:56:00Z" w16du:dateUtc="2025-11-14T15:56:00Z">
        <w:r>
          <w:rPr>
            <w:rFonts w:ascii="Tahoma" w:eastAsia="Times New Roman" w:hAnsi="Tahoma" w:cs="Tahoma"/>
            <w:sz w:val="24"/>
            <w:szCs w:val="24"/>
          </w:rPr>
          <w:br w:type="page"/>
        </w:r>
        <w:r>
          <w:rPr>
            <w:rFonts w:ascii="Tahoma" w:eastAsia="Times New Roman" w:hAnsi="Tahoma" w:cs="Tahoma"/>
            <w:sz w:val="24"/>
            <w:szCs w:val="24"/>
          </w:rPr>
          <w:lastRenderedPageBreak/>
          <w:t>Attachments and Other Comments</w:t>
        </w:r>
      </w:ins>
    </w:p>
    <w:p w14:paraId="4FF4E726" w14:textId="77777777" w:rsidR="00B93179" w:rsidRPr="00B93179" w:rsidRDefault="00B93179" w:rsidP="00B93179">
      <w:pPr>
        <w:rPr>
          <w:ins w:id="59" w:author="Erik Stockglausner" w:date="2025-11-14T16:57:00Z"/>
          <w:rFonts w:ascii="Tahoma" w:eastAsia="Times New Roman" w:hAnsi="Tahoma" w:cs="Tahoma"/>
          <w:b/>
          <w:bCs/>
          <w:sz w:val="24"/>
          <w:szCs w:val="24"/>
        </w:rPr>
      </w:pPr>
      <w:ins w:id="60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B. Operational Procedures and Runbooks</w:t>
        </w:r>
      </w:ins>
    </w:p>
    <w:p w14:paraId="01546EC8" w14:textId="77777777" w:rsidR="00B93179" w:rsidRPr="00B93179" w:rsidRDefault="00B93179" w:rsidP="00B93179">
      <w:pPr>
        <w:rPr>
          <w:ins w:id="61" w:author="Erik Stockglausner" w:date="2025-11-14T16:57:00Z"/>
          <w:rFonts w:ascii="Tahoma" w:eastAsia="Times New Roman" w:hAnsi="Tahoma" w:cs="Tahoma"/>
          <w:sz w:val="24"/>
          <w:szCs w:val="24"/>
        </w:rPr>
      </w:pPr>
      <w:ins w:id="62" w:author="Erik Stockglausner" w:date="2025-11-14T16:57:00Z">
        <w:r w:rsidRPr="00B93179">
          <w:rPr>
            <w:rFonts w:ascii="Tahoma" w:eastAsia="Times New Roman" w:hAnsi="Tahoma" w:cs="Tahoma"/>
            <w:b/>
            <w:bCs/>
            <w:sz w:val="24"/>
            <w:szCs w:val="24"/>
          </w:rPr>
          <w:t>Issue:</w:t>
        </w:r>
      </w:ins>
    </w:p>
    <w:p w14:paraId="1F2A9732" w14:textId="77777777" w:rsidR="00B93179" w:rsidRPr="00B93179" w:rsidRDefault="00B93179" w:rsidP="00B93179">
      <w:pPr>
        <w:rPr>
          <w:ins w:id="63" w:author="Erik Stockglausner" w:date="2025-11-14T16:57:00Z"/>
          <w:rFonts w:ascii="Tahoma" w:eastAsia="Times New Roman" w:hAnsi="Tahoma" w:cs="Tahoma"/>
          <w:sz w:val="24"/>
          <w:szCs w:val="24"/>
        </w:rPr>
      </w:pPr>
      <w:ins w:id="64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The document is comprehensive on "what" (requirements) but light on "how" (operational procedures).</w:t>
        </w:r>
      </w:ins>
    </w:p>
    <w:p w14:paraId="3FF716E8" w14:textId="77777777" w:rsidR="00B93179" w:rsidRPr="00B93179" w:rsidRDefault="00B93179" w:rsidP="00B93179">
      <w:pPr>
        <w:rPr>
          <w:ins w:id="65" w:author="Erik Stockglausner" w:date="2025-11-14T16:57:00Z"/>
          <w:rFonts w:ascii="Tahoma" w:eastAsia="Times New Roman" w:hAnsi="Tahoma" w:cs="Tahoma"/>
          <w:sz w:val="24"/>
          <w:szCs w:val="24"/>
        </w:rPr>
      </w:pPr>
      <w:ins w:id="66" w:author="Erik Stockglausner" w:date="2025-11-14T16:57:00Z">
        <w:r w:rsidRPr="00B93179">
          <w:rPr>
            <w:rFonts w:ascii="Tahoma" w:eastAsia="Times New Roman" w:hAnsi="Tahoma" w:cs="Tahoma"/>
            <w:b/>
            <w:bCs/>
            <w:sz w:val="24"/>
            <w:szCs w:val="24"/>
          </w:rPr>
          <w:t>Recommendation:</w:t>
        </w:r>
      </w:ins>
    </w:p>
    <w:p w14:paraId="05369B0A" w14:textId="77777777" w:rsidR="00B93179" w:rsidRPr="00B93179" w:rsidRDefault="00B93179" w:rsidP="00B93179">
      <w:pPr>
        <w:rPr>
          <w:ins w:id="67" w:author="Erik Stockglausner" w:date="2025-11-14T16:57:00Z"/>
          <w:rFonts w:ascii="Tahoma" w:eastAsia="Times New Roman" w:hAnsi="Tahoma" w:cs="Tahoma"/>
          <w:sz w:val="24"/>
          <w:szCs w:val="24"/>
        </w:rPr>
      </w:pPr>
      <w:ins w:id="68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 xml:space="preserve">For final implementation, develop separate </w:t>
        </w:r>
        <w:r w:rsidRPr="00B93179">
          <w:rPr>
            <w:rFonts w:ascii="Tahoma" w:eastAsia="Times New Roman" w:hAnsi="Tahoma" w:cs="Tahoma"/>
            <w:b/>
            <w:bCs/>
            <w:sz w:val="24"/>
            <w:szCs w:val="24"/>
          </w:rPr>
          <w:t>Standard Operating Procedures (SOPs)</w:t>
        </w:r>
        <w:r w:rsidRPr="00B93179">
          <w:rPr>
            <w:rFonts w:ascii="Tahoma" w:eastAsia="Times New Roman" w:hAnsi="Tahoma" w:cs="Tahoma"/>
            <w:sz w:val="24"/>
            <w:szCs w:val="24"/>
          </w:rPr>
          <w:t xml:space="preserve"> and </w:t>
        </w:r>
        <w:r w:rsidRPr="00B93179">
          <w:rPr>
            <w:rFonts w:ascii="Tahoma" w:eastAsia="Times New Roman" w:hAnsi="Tahoma" w:cs="Tahoma"/>
            <w:b/>
            <w:bCs/>
            <w:sz w:val="24"/>
            <w:szCs w:val="24"/>
          </w:rPr>
          <w:t>Runbooks</w:t>
        </w:r>
        <w:r w:rsidRPr="00B93179">
          <w:rPr>
            <w:rFonts w:ascii="Tahoma" w:eastAsia="Times New Roman" w:hAnsi="Tahoma" w:cs="Tahoma"/>
            <w:sz w:val="24"/>
            <w:szCs w:val="24"/>
          </w:rPr>
          <w:t xml:space="preserve"> for:</w:t>
        </w:r>
      </w:ins>
    </w:p>
    <w:p w14:paraId="1AE674D9" w14:textId="77777777" w:rsidR="00B93179" w:rsidRPr="00B93179" w:rsidRDefault="00B93179" w:rsidP="00B93179">
      <w:pPr>
        <w:numPr>
          <w:ilvl w:val="0"/>
          <w:numId w:val="95"/>
        </w:numPr>
        <w:rPr>
          <w:ins w:id="69" w:author="Erik Stockglausner" w:date="2025-11-14T16:57:00Z"/>
          <w:rFonts w:ascii="Tahoma" w:eastAsia="Times New Roman" w:hAnsi="Tahoma" w:cs="Tahoma"/>
          <w:sz w:val="24"/>
          <w:szCs w:val="24"/>
        </w:rPr>
      </w:pPr>
      <w:ins w:id="70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Daily SOC operations (shift handover, alert triage, incident escalation)</w:t>
        </w:r>
      </w:ins>
    </w:p>
    <w:p w14:paraId="161D74BD" w14:textId="77777777" w:rsidR="00B93179" w:rsidRPr="00B93179" w:rsidRDefault="00B93179" w:rsidP="00B93179">
      <w:pPr>
        <w:numPr>
          <w:ilvl w:val="0"/>
          <w:numId w:val="95"/>
        </w:numPr>
        <w:rPr>
          <w:ins w:id="71" w:author="Erik Stockglausner" w:date="2025-11-14T16:57:00Z"/>
          <w:rFonts w:ascii="Tahoma" w:eastAsia="Times New Roman" w:hAnsi="Tahoma" w:cs="Tahoma"/>
          <w:sz w:val="24"/>
          <w:szCs w:val="24"/>
        </w:rPr>
      </w:pPr>
      <w:ins w:id="72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Routine maintenance procedures (patching, configuration changes, access reviews)</w:t>
        </w:r>
      </w:ins>
    </w:p>
    <w:p w14:paraId="03142A37" w14:textId="77777777" w:rsidR="00B93179" w:rsidRPr="00B93179" w:rsidRDefault="00B93179" w:rsidP="00B93179">
      <w:pPr>
        <w:numPr>
          <w:ilvl w:val="0"/>
          <w:numId w:val="95"/>
        </w:numPr>
        <w:rPr>
          <w:ins w:id="73" w:author="Erik Stockglausner" w:date="2025-11-14T16:57:00Z"/>
          <w:rFonts w:ascii="Tahoma" w:eastAsia="Times New Roman" w:hAnsi="Tahoma" w:cs="Tahoma"/>
          <w:sz w:val="24"/>
          <w:szCs w:val="24"/>
        </w:rPr>
      </w:pPr>
      <w:ins w:id="74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Emergency response procedures (ransomware, DDoS, insider threat, physical breach)</w:t>
        </w:r>
      </w:ins>
    </w:p>
    <w:p w14:paraId="37A43242" w14:textId="77777777" w:rsidR="00B93179" w:rsidRPr="00B93179" w:rsidRDefault="00B93179" w:rsidP="00B93179">
      <w:pPr>
        <w:numPr>
          <w:ilvl w:val="0"/>
          <w:numId w:val="95"/>
        </w:numPr>
        <w:rPr>
          <w:ins w:id="75" w:author="Erik Stockglausner" w:date="2025-11-14T16:57:00Z"/>
          <w:rFonts w:ascii="Tahoma" w:eastAsia="Times New Roman" w:hAnsi="Tahoma" w:cs="Tahoma"/>
          <w:sz w:val="24"/>
          <w:szCs w:val="24"/>
        </w:rPr>
      </w:pPr>
      <w:ins w:id="76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Vendor management procedures (onboarding, access provisioning, offboarding)</w:t>
        </w:r>
      </w:ins>
    </w:p>
    <w:p w14:paraId="3128E340" w14:textId="77777777" w:rsidR="00B93179" w:rsidRPr="00B93179" w:rsidRDefault="00B93179" w:rsidP="00B93179">
      <w:pPr>
        <w:rPr>
          <w:ins w:id="77" w:author="Erik Stockglausner" w:date="2025-11-14T16:57:00Z"/>
          <w:rFonts w:ascii="Tahoma" w:eastAsia="Times New Roman" w:hAnsi="Tahoma" w:cs="Tahoma"/>
          <w:sz w:val="24"/>
          <w:szCs w:val="24"/>
        </w:rPr>
      </w:pPr>
      <w:ins w:id="78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These should reference but not duplicate the Information Security Architecture document.</w:t>
        </w:r>
      </w:ins>
    </w:p>
    <w:p w14:paraId="08A2CD7E" w14:textId="77777777" w:rsidR="00B93179" w:rsidRPr="00B93179" w:rsidRDefault="00B93179" w:rsidP="00B93179">
      <w:pPr>
        <w:rPr>
          <w:ins w:id="79" w:author="Erik Stockglausner" w:date="2025-11-14T16:57:00Z"/>
          <w:rFonts w:ascii="Tahoma" w:eastAsia="Times New Roman" w:hAnsi="Tahoma" w:cs="Tahoma"/>
          <w:sz w:val="24"/>
          <w:szCs w:val="24"/>
        </w:rPr>
      </w:pPr>
      <w:ins w:id="80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________________________________________________________________________________</w:t>
        </w:r>
      </w:ins>
    </w:p>
    <w:p w14:paraId="68B219F0" w14:textId="77777777" w:rsidR="00B93179" w:rsidRPr="00B93179" w:rsidRDefault="00B93179" w:rsidP="00B93179">
      <w:pPr>
        <w:rPr>
          <w:ins w:id="81" w:author="Erik Stockglausner" w:date="2025-11-14T16:57:00Z"/>
          <w:rFonts w:ascii="Tahoma" w:eastAsia="Times New Roman" w:hAnsi="Tahoma" w:cs="Tahoma"/>
          <w:b/>
          <w:bCs/>
          <w:sz w:val="24"/>
          <w:szCs w:val="24"/>
        </w:rPr>
      </w:pPr>
      <w:ins w:id="82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C. Uptime Institute Tier Certification Alignment</w:t>
        </w:r>
      </w:ins>
    </w:p>
    <w:p w14:paraId="1399EAC0" w14:textId="77777777" w:rsidR="00B93179" w:rsidRPr="00B93179" w:rsidRDefault="00B93179" w:rsidP="00B93179">
      <w:pPr>
        <w:rPr>
          <w:ins w:id="83" w:author="Erik Stockglausner" w:date="2025-11-14T16:57:00Z"/>
          <w:rFonts w:ascii="Tahoma" w:eastAsia="Times New Roman" w:hAnsi="Tahoma" w:cs="Tahoma"/>
          <w:sz w:val="24"/>
          <w:szCs w:val="24"/>
        </w:rPr>
      </w:pPr>
      <w:ins w:id="84" w:author="Erik Stockglausner" w:date="2025-11-14T16:57:00Z">
        <w:r w:rsidRPr="00B93179">
          <w:rPr>
            <w:rFonts w:ascii="Tahoma" w:eastAsia="Times New Roman" w:hAnsi="Tahoma" w:cs="Tahoma"/>
            <w:b/>
            <w:bCs/>
            <w:sz w:val="24"/>
            <w:szCs w:val="24"/>
          </w:rPr>
          <w:t>Issue:</w:t>
        </w:r>
      </w:ins>
    </w:p>
    <w:p w14:paraId="12CF8412" w14:textId="77777777" w:rsidR="00B93179" w:rsidRPr="00B93179" w:rsidRDefault="00B93179" w:rsidP="00B93179">
      <w:pPr>
        <w:rPr>
          <w:ins w:id="85" w:author="Erik Stockglausner" w:date="2025-11-14T16:57:00Z"/>
          <w:rFonts w:ascii="Tahoma" w:eastAsia="Times New Roman" w:hAnsi="Tahoma" w:cs="Tahoma"/>
          <w:sz w:val="24"/>
          <w:szCs w:val="24"/>
        </w:rPr>
      </w:pPr>
      <w:ins w:id="86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Document mentions Uptime certification preparation (noted from design review context) but doesn't explicitly address security requirements for Tier certification.</w:t>
        </w:r>
      </w:ins>
    </w:p>
    <w:p w14:paraId="3E0A627B" w14:textId="77777777" w:rsidR="00B93179" w:rsidRPr="00B93179" w:rsidRDefault="00B93179" w:rsidP="00B93179">
      <w:pPr>
        <w:rPr>
          <w:ins w:id="87" w:author="Erik Stockglausner" w:date="2025-11-14T16:57:00Z"/>
          <w:rFonts w:ascii="Tahoma" w:eastAsia="Times New Roman" w:hAnsi="Tahoma" w:cs="Tahoma"/>
          <w:sz w:val="24"/>
          <w:szCs w:val="24"/>
        </w:rPr>
      </w:pPr>
      <w:ins w:id="88" w:author="Erik Stockglausner" w:date="2025-11-14T16:57:00Z">
        <w:r w:rsidRPr="00B93179">
          <w:rPr>
            <w:rFonts w:ascii="Tahoma" w:eastAsia="Times New Roman" w:hAnsi="Tahoma" w:cs="Tahoma"/>
            <w:b/>
            <w:bCs/>
            <w:sz w:val="24"/>
            <w:szCs w:val="24"/>
          </w:rPr>
          <w:t>Recommendation:</w:t>
        </w:r>
      </w:ins>
    </w:p>
    <w:p w14:paraId="2F70EE83" w14:textId="77777777" w:rsidR="00B93179" w:rsidRPr="00B93179" w:rsidRDefault="00B93179" w:rsidP="00B93179">
      <w:pPr>
        <w:rPr>
          <w:ins w:id="89" w:author="Erik Stockglausner" w:date="2025-11-14T16:57:00Z"/>
          <w:rFonts w:ascii="Tahoma" w:eastAsia="Times New Roman" w:hAnsi="Tahoma" w:cs="Tahoma"/>
          <w:sz w:val="24"/>
          <w:szCs w:val="24"/>
        </w:rPr>
      </w:pPr>
      <w:ins w:id="90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Verify alignment with:</w:t>
        </w:r>
      </w:ins>
    </w:p>
    <w:p w14:paraId="1A7AEBA9" w14:textId="77777777" w:rsidR="00B93179" w:rsidRPr="00B93179" w:rsidRDefault="00B93179" w:rsidP="00B93179">
      <w:pPr>
        <w:numPr>
          <w:ilvl w:val="0"/>
          <w:numId w:val="96"/>
        </w:numPr>
        <w:rPr>
          <w:ins w:id="91" w:author="Erik Stockglausner" w:date="2025-11-14T16:57:00Z"/>
          <w:rFonts w:ascii="Tahoma" w:eastAsia="Times New Roman" w:hAnsi="Tahoma" w:cs="Tahoma"/>
          <w:sz w:val="24"/>
          <w:szCs w:val="24"/>
        </w:rPr>
      </w:pPr>
      <w:ins w:id="92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Uptime Institute Tier Standard: Operational Sustainability - Section on cybersecurity management</w:t>
        </w:r>
      </w:ins>
    </w:p>
    <w:p w14:paraId="78AF8496" w14:textId="77777777" w:rsidR="00B93179" w:rsidRPr="00B93179" w:rsidRDefault="00B93179" w:rsidP="00B93179">
      <w:pPr>
        <w:numPr>
          <w:ilvl w:val="0"/>
          <w:numId w:val="96"/>
        </w:numPr>
        <w:rPr>
          <w:ins w:id="93" w:author="Erik Stockglausner" w:date="2025-11-14T16:57:00Z"/>
          <w:rFonts w:ascii="Tahoma" w:eastAsia="Times New Roman" w:hAnsi="Tahoma" w:cs="Tahoma"/>
          <w:sz w:val="24"/>
          <w:szCs w:val="24"/>
        </w:rPr>
      </w:pPr>
      <w:ins w:id="94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Specific requirements for:</w:t>
        </w:r>
      </w:ins>
    </w:p>
    <w:p w14:paraId="007E78AA" w14:textId="77777777" w:rsidR="00B93179" w:rsidRPr="00B93179" w:rsidRDefault="00B93179" w:rsidP="00B93179">
      <w:pPr>
        <w:rPr>
          <w:ins w:id="95" w:author="Erik Stockglausner" w:date="2025-11-14T16:57:00Z"/>
          <w:rFonts w:ascii="Tahoma" w:eastAsia="Times New Roman" w:hAnsi="Tahoma" w:cs="Tahoma"/>
          <w:sz w:val="24"/>
          <w:szCs w:val="24"/>
        </w:rPr>
      </w:pPr>
      <w:ins w:id="96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________________________________________________________________________________</w:t>
        </w:r>
      </w:ins>
    </w:p>
    <w:p w14:paraId="0EE7C324" w14:textId="77777777" w:rsidR="00B93179" w:rsidRPr="00B93179" w:rsidRDefault="00B93179" w:rsidP="00B93179">
      <w:pPr>
        <w:rPr>
          <w:ins w:id="97" w:author="Erik Stockglausner" w:date="2025-11-14T16:57:00Z"/>
          <w:rFonts w:ascii="Tahoma" w:eastAsia="Times New Roman" w:hAnsi="Tahoma" w:cs="Tahoma"/>
          <w:b/>
          <w:bCs/>
          <w:sz w:val="24"/>
          <w:szCs w:val="24"/>
        </w:rPr>
      </w:pPr>
      <w:ins w:id="98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lastRenderedPageBreak/>
          <w:t>D. Georgian Regulatory Compliance</w:t>
        </w:r>
      </w:ins>
    </w:p>
    <w:p w14:paraId="6C35E417" w14:textId="77777777" w:rsidR="00B93179" w:rsidRPr="00B93179" w:rsidRDefault="00B93179" w:rsidP="00B93179">
      <w:pPr>
        <w:rPr>
          <w:ins w:id="99" w:author="Erik Stockglausner" w:date="2025-11-14T16:57:00Z"/>
          <w:rFonts w:ascii="Tahoma" w:eastAsia="Times New Roman" w:hAnsi="Tahoma" w:cs="Tahoma"/>
          <w:sz w:val="24"/>
          <w:szCs w:val="24"/>
        </w:rPr>
      </w:pPr>
      <w:ins w:id="100" w:author="Erik Stockglausner" w:date="2025-11-14T16:57:00Z">
        <w:r w:rsidRPr="00B93179">
          <w:rPr>
            <w:rFonts w:ascii="Tahoma" w:eastAsia="Times New Roman" w:hAnsi="Tahoma" w:cs="Tahoma"/>
            <w:b/>
            <w:bCs/>
            <w:sz w:val="24"/>
            <w:szCs w:val="24"/>
          </w:rPr>
          <w:t>Issue:</w:t>
        </w:r>
      </w:ins>
    </w:p>
    <w:p w14:paraId="6A7C2B8B" w14:textId="77777777" w:rsidR="00B93179" w:rsidRPr="00B93179" w:rsidRDefault="00B93179" w:rsidP="00B93179">
      <w:pPr>
        <w:rPr>
          <w:ins w:id="101" w:author="Erik Stockglausner" w:date="2025-11-14T16:57:00Z"/>
          <w:rFonts w:ascii="Tahoma" w:eastAsia="Times New Roman" w:hAnsi="Tahoma" w:cs="Tahoma"/>
          <w:sz w:val="24"/>
          <w:szCs w:val="24"/>
        </w:rPr>
      </w:pPr>
      <w:ins w:id="102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 xml:space="preserve">Document references GDPR but does not address </w:t>
        </w:r>
        <w:r w:rsidRPr="00B93179">
          <w:rPr>
            <w:rFonts w:ascii="Tahoma" w:eastAsia="Times New Roman" w:hAnsi="Tahoma" w:cs="Tahoma"/>
            <w:b/>
            <w:bCs/>
            <w:sz w:val="24"/>
            <w:szCs w:val="24"/>
          </w:rPr>
          <w:t>Georgian-specific regulations</w:t>
        </w:r>
        <w:r w:rsidRPr="00B93179">
          <w:rPr>
            <w:rFonts w:ascii="Tahoma" w:eastAsia="Times New Roman" w:hAnsi="Tahoma" w:cs="Tahoma"/>
            <w:sz w:val="24"/>
            <w:szCs w:val="24"/>
          </w:rPr>
          <w:t xml:space="preserve"> that may apply to:</w:t>
        </w:r>
      </w:ins>
    </w:p>
    <w:p w14:paraId="389F6C5B" w14:textId="77777777" w:rsidR="00B93179" w:rsidRPr="00B93179" w:rsidRDefault="00B93179" w:rsidP="00B93179">
      <w:pPr>
        <w:numPr>
          <w:ilvl w:val="0"/>
          <w:numId w:val="97"/>
        </w:numPr>
        <w:rPr>
          <w:ins w:id="103" w:author="Erik Stockglausner" w:date="2025-11-14T16:57:00Z"/>
          <w:rFonts w:ascii="Tahoma" w:eastAsia="Times New Roman" w:hAnsi="Tahoma" w:cs="Tahoma"/>
          <w:sz w:val="24"/>
          <w:szCs w:val="24"/>
        </w:rPr>
      </w:pPr>
      <w:ins w:id="104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Critical infrastructure protection</w:t>
        </w:r>
      </w:ins>
    </w:p>
    <w:p w14:paraId="570CB85F" w14:textId="77777777" w:rsidR="00B93179" w:rsidRPr="00B93179" w:rsidRDefault="00B93179" w:rsidP="00B93179">
      <w:pPr>
        <w:numPr>
          <w:ilvl w:val="0"/>
          <w:numId w:val="97"/>
        </w:numPr>
        <w:rPr>
          <w:ins w:id="105" w:author="Erik Stockglausner" w:date="2025-11-14T16:57:00Z"/>
          <w:rFonts w:ascii="Tahoma" w:eastAsia="Times New Roman" w:hAnsi="Tahoma" w:cs="Tahoma"/>
          <w:sz w:val="24"/>
          <w:szCs w:val="24"/>
        </w:rPr>
      </w:pPr>
      <w:ins w:id="106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Data localization requirements</w:t>
        </w:r>
      </w:ins>
    </w:p>
    <w:p w14:paraId="1E0A0222" w14:textId="77777777" w:rsidR="00B93179" w:rsidRPr="00B93179" w:rsidRDefault="00B93179" w:rsidP="00B93179">
      <w:pPr>
        <w:numPr>
          <w:ilvl w:val="0"/>
          <w:numId w:val="97"/>
        </w:numPr>
        <w:rPr>
          <w:ins w:id="107" w:author="Erik Stockglausner" w:date="2025-11-14T16:57:00Z"/>
          <w:rFonts w:ascii="Tahoma" w:eastAsia="Times New Roman" w:hAnsi="Tahoma" w:cs="Tahoma"/>
          <w:sz w:val="24"/>
          <w:szCs w:val="24"/>
        </w:rPr>
      </w:pPr>
      <w:ins w:id="108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Incident notification requirements to Georgian authorities</w:t>
        </w:r>
      </w:ins>
    </w:p>
    <w:p w14:paraId="0100A23B" w14:textId="77777777" w:rsidR="00B93179" w:rsidRPr="00B93179" w:rsidRDefault="00B93179" w:rsidP="00B93179">
      <w:pPr>
        <w:numPr>
          <w:ilvl w:val="0"/>
          <w:numId w:val="97"/>
        </w:numPr>
        <w:rPr>
          <w:ins w:id="109" w:author="Erik Stockglausner" w:date="2025-11-14T16:57:00Z"/>
          <w:rFonts w:ascii="Tahoma" w:eastAsia="Times New Roman" w:hAnsi="Tahoma" w:cs="Tahoma"/>
          <w:sz w:val="24"/>
          <w:szCs w:val="24"/>
        </w:rPr>
      </w:pPr>
      <w:ins w:id="110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Energy sector cybersecurity regulations</w:t>
        </w:r>
      </w:ins>
    </w:p>
    <w:p w14:paraId="105C56AD" w14:textId="77777777" w:rsidR="00B93179" w:rsidRPr="00B93179" w:rsidRDefault="00B93179" w:rsidP="00B93179">
      <w:pPr>
        <w:rPr>
          <w:ins w:id="111" w:author="Erik Stockglausner" w:date="2025-11-14T16:57:00Z"/>
          <w:rFonts w:ascii="Tahoma" w:eastAsia="Times New Roman" w:hAnsi="Tahoma" w:cs="Tahoma"/>
          <w:sz w:val="24"/>
          <w:szCs w:val="24"/>
        </w:rPr>
      </w:pPr>
      <w:ins w:id="112" w:author="Erik Stockglausner" w:date="2025-11-14T16:57:00Z">
        <w:r w:rsidRPr="00B93179">
          <w:rPr>
            <w:rFonts w:ascii="Tahoma" w:eastAsia="Times New Roman" w:hAnsi="Tahoma" w:cs="Tahoma"/>
            <w:b/>
            <w:bCs/>
            <w:sz w:val="24"/>
            <w:szCs w:val="24"/>
          </w:rPr>
          <w:t>Recommendation:</w:t>
        </w:r>
      </w:ins>
    </w:p>
    <w:p w14:paraId="4175E8E4" w14:textId="77777777" w:rsidR="00B93179" w:rsidRPr="00B93179" w:rsidRDefault="00B93179" w:rsidP="00B93179">
      <w:pPr>
        <w:rPr>
          <w:ins w:id="113" w:author="Erik Stockglausner" w:date="2025-11-14T16:57:00Z"/>
          <w:rFonts w:ascii="Tahoma" w:eastAsia="Times New Roman" w:hAnsi="Tahoma" w:cs="Tahoma"/>
          <w:sz w:val="24"/>
          <w:szCs w:val="24"/>
        </w:rPr>
      </w:pPr>
      <w:ins w:id="114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 xml:space="preserve">Add section </w:t>
        </w:r>
        <w:r w:rsidRPr="00B93179">
          <w:rPr>
            <w:rFonts w:ascii="Tahoma" w:eastAsia="Times New Roman" w:hAnsi="Tahoma" w:cs="Tahoma"/>
            <w:b/>
            <w:bCs/>
            <w:sz w:val="24"/>
            <w:szCs w:val="24"/>
          </w:rPr>
          <w:t>"4.1 - Georgian Regulatory Compliance"</w:t>
        </w:r>
        <w:r w:rsidRPr="00B93179">
          <w:rPr>
            <w:rFonts w:ascii="Tahoma" w:eastAsia="Times New Roman" w:hAnsi="Tahoma" w:cs="Tahoma"/>
            <w:sz w:val="24"/>
            <w:szCs w:val="24"/>
          </w:rPr>
          <w:t xml:space="preserve"> covering:</w:t>
        </w:r>
      </w:ins>
    </w:p>
    <w:p w14:paraId="63744117" w14:textId="77777777" w:rsidR="00B93179" w:rsidRPr="00B93179" w:rsidRDefault="00B93179" w:rsidP="00B93179">
      <w:pPr>
        <w:numPr>
          <w:ilvl w:val="0"/>
          <w:numId w:val="98"/>
        </w:numPr>
        <w:rPr>
          <w:ins w:id="115" w:author="Erik Stockglausner" w:date="2025-11-14T16:57:00Z"/>
          <w:rFonts w:ascii="Tahoma" w:eastAsia="Times New Roman" w:hAnsi="Tahoma" w:cs="Tahoma"/>
          <w:sz w:val="24"/>
          <w:szCs w:val="24"/>
        </w:rPr>
      </w:pPr>
      <w:ins w:id="116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Applicable Georgian laws and regulations</w:t>
        </w:r>
      </w:ins>
    </w:p>
    <w:p w14:paraId="7DF1F1CF" w14:textId="77777777" w:rsidR="00B93179" w:rsidRPr="00B93179" w:rsidRDefault="00B93179" w:rsidP="00B93179">
      <w:pPr>
        <w:numPr>
          <w:ilvl w:val="0"/>
          <w:numId w:val="98"/>
        </w:numPr>
        <w:rPr>
          <w:ins w:id="117" w:author="Erik Stockglausner" w:date="2025-11-14T16:57:00Z"/>
          <w:rFonts w:ascii="Tahoma" w:eastAsia="Times New Roman" w:hAnsi="Tahoma" w:cs="Tahoma"/>
          <w:sz w:val="24"/>
          <w:szCs w:val="24"/>
        </w:rPr>
      </w:pPr>
      <w:ins w:id="118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Data residency and sovereignty requirements</w:t>
        </w:r>
      </w:ins>
    </w:p>
    <w:p w14:paraId="45D685F7" w14:textId="77777777" w:rsidR="00B93179" w:rsidRPr="00B93179" w:rsidRDefault="00B93179" w:rsidP="00B93179">
      <w:pPr>
        <w:numPr>
          <w:ilvl w:val="0"/>
          <w:numId w:val="98"/>
        </w:numPr>
        <w:rPr>
          <w:ins w:id="119" w:author="Erik Stockglausner" w:date="2025-11-14T16:57:00Z"/>
          <w:rFonts w:ascii="Tahoma" w:eastAsia="Times New Roman" w:hAnsi="Tahoma" w:cs="Tahoma"/>
          <w:sz w:val="24"/>
          <w:szCs w:val="24"/>
        </w:rPr>
      </w:pPr>
      <w:ins w:id="120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Incident reporting obligations to Georgian CERT or regulatory authorities</w:t>
        </w:r>
      </w:ins>
    </w:p>
    <w:p w14:paraId="7E821CD8" w14:textId="2343F888" w:rsidR="00B93179" w:rsidRPr="00153762" w:rsidRDefault="00B93179" w:rsidP="00B93179">
      <w:pPr>
        <w:numPr>
          <w:ilvl w:val="0"/>
          <w:numId w:val="98"/>
        </w:numPr>
        <w:rPr>
          <w:rFonts w:ascii="Tahoma" w:eastAsia="Times New Roman" w:hAnsi="Tahoma" w:cs="Tahoma"/>
          <w:sz w:val="24"/>
          <w:szCs w:val="24"/>
          <w:rPrChange w:id="121" w:author="Erik Stockglausner" w:date="2025-11-14T17:04:00Z" w16du:dateUtc="2025-11-14T16:04:00Z">
            <w:rPr/>
          </w:rPrChange>
        </w:rPr>
        <w:pPrChange w:id="122" w:author="Erik Stockglausner" w:date="2025-11-14T16:56:00Z" w16du:dateUtc="2025-11-14T15:56:00Z">
          <w:pPr>
            <w:numPr>
              <w:numId w:val="59"/>
            </w:numPr>
            <w:tabs>
              <w:tab w:val="num" w:pos="720"/>
            </w:tabs>
            <w:spacing w:before="100" w:beforeAutospacing="1" w:after="100" w:afterAutospacing="1" w:line="276" w:lineRule="auto"/>
            <w:ind w:left="720" w:hanging="360"/>
          </w:pPr>
        </w:pPrChange>
      </w:pPr>
      <w:ins w:id="123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Energy sector-specific security requirements for HPP operations</w:t>
        </w:r>
      </w:ins>
    </w:p>
    <w:p w14:paraId="3A9D0D3D" w14:textId="77777777" w:rsidR="00C776CD" w:rsidRPr="00224045" w:rsidRDefault="00C776CD" w:rsidP="00F55B26">
      <w:pPr>
        <w:spacing w:line="276" w:lineRule="auto"/>
        <w:ind w:left="284"/>
        <w:rPr>
          <w:rFonts w:ascii="Tahoma" w:hAnsi="Tahoma" w:cs="Tahoma"/>
        </w:rPr>
      </w:pPr>
    </w:p>
    <w:sectPr w:rsidR="00C776CD" w:rsidRPr="00224045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8" w:author="Erik Stockglausner" w:date="2025-11-14T16:58:00Z" w:initials="ES">
    <w:p w14:paraId="1EADF16D" w14:textId="77777777" w:rsidR="00AC337F" w:rsidRDefault="002D1A10" w:rsidP="00AC337F">
      <w:pPr>
        <w:pStyle w:val="CommentText"/>
      </w:pPr>
      <w:r>
        <w:rPr>
          <w:rStyle w:val="CommentReference"/>
        </w:rPr>
        <w:annotationRef/>
      </w:r>
      <w:r w:rsidR="00AC337F">
        <w:rPr>
          <w:color w:val="2E4387"/>
        </w:rPr>
        <w:t>COMMENTS SUMMARY</w:t>
      </w:r>
    </w:p>
    <w:p w14:paraId="1213969A" w14:textId="77777777" w:rsidR="00AC337F" w:rsidRDefault="00AC337F" w:rsidP="00AC337F">
      <w:pPr>
        <w:pStyle w:val="CommentText"/>
      </w:pPr>
      <w:r>
        <w:rPr>
          <w:color w:val="222222"/>
        </w:rPr>
        <w:t>Document provides a solid foundation compliant with ISO/IEC 27001/27002:2022. The recommended enhancements focus on:</w:t>
      </w:r>
    </w:p>
    <w:p w14:paraId="14855EAD" w14:textId="77777777" w:rsidR="00AC337F" w:rsidRDefault="00AC337F" w:rsidP="00AC337F">
      <w:pPr>
        <w:pStyle w:val="CommentText"/>
        <w:numPr>
          <w:ilvl w:val="0"/>
          <w:numId w:val="102"/>
        </w:numPr>
      </w:pPr>
      <w:r>
        <w:rPr>
          <w:color w:val="222222"/>
        </w:rPr>
        <w:t>Operational Readiness: Ensuring security controls don't impede 24/7/365 data center operations</w:t>
      </w:r>
    </w:p>
    <w:p w14:paraId="5B8DC652" w14:textId="77777777" w:rsidR="00AC337F" w:rsidRDefault="00AC337F" w:rsidP="00AC337F">
      <w:pPr>
        <w:pStyle w:val="CommentText"/>
        <w:numPr>
          <w:ilvl w:val="0"/>
          <w:numId w:val="102"/>
        </w:numPr>
      </w:pPr>
      <w:r>
        <w:rPr>
          <w:color w:val="222222"/>
        </w:rPr>
        <w:t>OT/IT Convergence: Properly securing both information technology and operational technology domains</w:t>
      </w:r>
    </w:p>
    <w:p w14:paraId="68FE2FD2" w14:textId="77777777" w:rsidR="00AC337F" w:rsidRDefault="00AC337F" w:rsidP="00AC337F">
      <w:pPr>
        <w:pStyle w:val="CommentText"/>
        <w:numPr>
          <w:ilvl w:val="0"/>
          <w:numId w:val="102"/>
        </w:numPr>
      </w:pPr>
      <w:r>
        <w:rPr>
          <w:color w:val="222222"/>
        </w:rPr>
        <w:t>Critical Infrastructure Protection: Integrating physical and cyber security for facility resilience</w:t>
      </w:r>
    </w:p>
    <w:p w14:paraId="7A7D8B0A" w14:textId="77777777" w:rsidR="00AC337F" w:rsidRDefault="00AC337F" w:rsidP="00AC337F">
      <w:pPr>
        <w:pStyle w:val="CommentText"/>
        <w:numPr>
          <w:ilvl w:val="0"/>
          <w:numId w:val="102"/>
        </w:numPr>
      </w:pPr>
      <w:r>
        <w:rPr>
          <w:color w:val="222222"/>
        </w:rPr>
        <w:t>Practical Implementation: Adding operational detail to enable actual deployment</w:t>
      </w:r>
    </w:p>
    <w:p w14:paraId="3D4BF339" w14:textId="77777777" w:rsidR="00AC337F" w:rsidRDefault="00AC337F" w:rsidP="00AC337F">
      <w:pPr>
        <w:pStyle w:val="CommentText"/>
      </w:pPr>
      <w:r>
        <w:rPr>
          <w:b/>
          <w:bCs/>
          <w:color w:val="222222"/>
        </w:rPr>
        <w:t>Priority for November 21 Submission:</w:t>
      </w:r>
    </w:p>
    <w:p w14:paraId="25BE9D76" w14:textId="77777777" w:rsidR="00AC337F" w:rsidRDefault="00AC337F" w:rsidP="00AC337F">
      <w:pPr>
        <w:pStyle w:val="CommentText"/>
        <w:numPr>
          <w:ilvl w:val="0"/>
          <w:numId w:val="103"/>
        </w:numPr>
      </w:pPr>
      <w:r>
        <w:rPr>
          <w:color w:val="222222"/>
        </w:rPr>
        <w:t>Address all HIGH priority comments (Comments 1.1, 1.2, 2.1, 3.1, 4.1, 5.1, 5.2, 6.1, General-D)</w:t>
      </w:r>
    </w:p>
    <w:p w14:paraId="1CAB83D9" w14:textId="77777777" w:rsidR="00AC337F" w:rsidRDefault="00AC337F" w:rsidP="00AC337F">
      <w:pPr>
        <w:pStyle w:val="CommentText"/>
        <w:numPr>
          <w:ilvl w:val="0"/>
          <w:numId w:val="103"/>
        </w:numPr>
      </w:pPr>
      <w:r>
        <w:rPr>
          <w:color w:val="222222"/>
        </w:rPr>
        <w:t>Acknowledge MEDIUM priority comments with implementation timeline</w:t>
      </w:r>
    </w:p>
    <w:p w14:paraId="7AEDD659" w14:textId="77777777" w:rsidR="00AC337F" w:rsidRDefault="00AC337F" w:rsidP="00AC337F">
      <w:pPr>
        <w:pStyle w:val="CommentText"/>
        <w:numPr>
          <w:ilvl w:val="0"/>
          <w:numId w:val="103"/>
        </w:numPr>
      </w:pPr>
      <w:r>
        <w:rPr>
          <w:color w:val="222222"/>
        </w:rPr>
        <w:t>Note LOW priority comments for future roadmap</w:t>
      </w:r>
    </w:p>
    <w:p w14:paraId="11450F38" w14:textId="77777777" w:rsidR="00AC337F" w:rsidRDefault="00AC337F" w:rsidP="00AC337F">
      <w:pPr>
        <w:pStyle w:val="CommentText"/>
      </w:pPr>
      <w:r>
        <w:rPr>
          <w:b/>
          <w:bCs/>
          <w:color w:val="222222"/>
        </w:rPr>
        <w:t>Next Steps:</w:t>
      </w:r>
    </w:p>
    <w:p w14:paraId="216586A0" w14:textId="77777777" w:rsidR="00AC337F" w:rsidRDefault="00AC337F" w:rsidP="00AC337F">
      <w:pPr>
        <w:pStyle w:val="CommentText"/>
        <w:numPr>
          <w:ilvl w:val="0"/>
          <w:numId w:val="104"/>
        </w:numPr>
      </w:pPr>
      <w:r>
        <w:rPr>
          <w:color w:val="222222"/>
        </w:rPr>
        <w:t>GGE team to review these comments internally (Nov 14-17)</w:t>
      </w:r>
    </w:p>
    <w:p w14:paraId="4EEA7334" w14:textId="77777777" w:rsidR="00AC337F" w:rsidRDefault="00AC337F" w:rsidP="00AC337F">
      <w:pPr>
        <w:pStyle w:val="CommentText"/>
        <w:numPr>
          <w:ilvl w:val="0"/>
          <w:numId w:val="104"/>
        </w:numPr>
      </w:pPr>
      <w:r>
        <w:rPr>
          <w:color w:val="222222"/>
        </w:rPr>
        <w:t>Incorporate agreed comments into Word document with Track Changes (Nov 18-20)</w:t>
      </w:r>
    </w:p>
    <w:p w14:paraId="13526BE2" w14:textId="77777777" w:rsidR="00AC337F" w:rsidRDefault="00AC337F" w:rsidP="00AC337F">
      <w:pPr>
        <w:pStyle w:val="CommentText"/>
        <w:numPr>
          <w:ilvl w:val="0"/>
          <w:numId w:val="104"/>
        </w:numPr>
      </w:pPr>
      <w:r>
        <w:rPr>
          <w:color w:val="222222"/>
        </w:rPr>
        <w:t>Final review and submit by November 21, 2025</w:t>
      </w:r>
    </w:p>
    <w:p w14:paraId="5C017658" w14:textId="77777777" w:rsidR="00AC337F" w:rsidRDefault="00AC337F" w:rsidP="00AC337F">
      <w:pPr>
        <w:pStyle w:val="CommentText"/>
      </w:pPr>
      <w:r>
        <w:rPr>
          <w:b/>
          <w:bCs/>
          <w:color w:val="222222"/>
        </w:rPr>
        <w:t>Reviewed By:</w:t>
      </w:r>
      <w:r>
        <w:rPr>
          <w:color w:val="222222"/>
        </w:rPr>
        <w:t xml:space="preserve"> Erik Stockglausner, GGE/PGCIS</w:t>
      </w:r>
    </w:p>
    <w:p w14:paraId="5DE727EC" w14:textId="77777777" w:rsidR="00AC337F" w:rsidRDefault="00AC337F" w:rsidP="00AC337F">
      <w:pPr>
        <w:pStyle w:val="CommentText"/>
      </w:pPr>
      <w:r>
        <w:rPr>
          <w:b/>
          <w:bCs/>
          <w:color w:val="222222"/>
        </w:rPr>
        <w:t>Review Completion Date:</w:t>
      </w:r>
      <w:r>
        <w:rPr>
          <w:color w:val="222222"/>
        </w:rPr>
        <w:t xml:space="preserve"> November 14, 2025</w:t>
      </w:r>
      <w:r>
        <w:t xml:space="preserve"> </w:t>
      </w:r>
    </w:p>
  </w:comment>
  <w:comment w:id="12" w:author="Erik Stockglausner" w:date="2025-11-14T16:29:00Z" w:initials="ES">
    <w:p w14:paraId="6494DE02" w14:textId="30AD0EA9" w:rsidR="000D14FA" w:rsidRDefault="000D14FA" w:rsidP="000D14FA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222222"/>
        </w:rPr>
        <w:t>Current Text:</w:t>
      </w:r>
    </w:p>
    <w:p w14:paraId="3E15E571" w14:textId="77777777" w:rsidR="000D14FA" w:rsidRDefault="000D14FA" w:rsidP="000D14FA">
      <w:pPr>
        <w:pStyle w:val="CommentText"/>
      </w:pPr>
      <w:r>
        <w:rPr>
          <w:color w:val="222222"/>
        </w:rPr>
        <w:t>"Network architecture must follow multi-layered security and Zero Trust principles."</w:t>
      </w:r>
    </w:p>
    <w:p w14:paraId="690FFD69" w14:textId="77777777" w:rsidR="000D14FA" w:rsidRDefault="000D14FA" w:rsidP="000D14FA">
      <w:pPr>
        <w:pStyle w:val="CommentText"/>
      </w:pPr>
      <w:r>
        <w:rPr>
          <w:b/>
          <w:bCs/>
          <w:color w:val="222222"/>
        </w:rPr>
        <w:t>Issue:</w:t>
      </w:r>
    </w:p>
    <w:p w14:paraId="25798B6C" w14:textId="77777777" w:rsidR="000D14FA" w:rsidRDefault="000D14FA" w:rsidP="000D14FA">
      <w:pPr>
        <w:pStyle w:val="CommentText"/>
      </w:pPr>
      <w:r>
        <w:rPr>
          <w:color w:val="222222"/>
        </w:rPr>
        <w:t>Zero Trust is mentioned as a principle but implementation details are absent. Zero Trust controls should be defined.</w:t>
      </w:r>
    </w:p>
    <w:p w14:paraId="42E685C0" w14:textId="77777777" w:rsidR="000D14FA" w:rsidRDefault="000D14FA" w:rsidP="000D14FA">
      <w:pPr>
        <w:pStyle w:val="CommentText"/>
      </w:pPr>
      <w:r>
        <w:rPr>
          <w:b/>
          <w:bCs/>
          <w:color w:val="222222"/>
        </w:rPr>
        <w:t>Recommended Change:</w:t>
      </w:r>
    </w:p>
    <w:p w14:paraId="20A5F696" w14:textId="77777777" w:rsidR="000D14FA" w:rsidRDefault="000D14FA" w:rsidP="000D14FA">
      <w:pPr>
        <w:pStyle w:val="CommentText"/>
      </w:pPr>
      <w:r>
        <w:rPr>
          <w:color w:val="222222"/>
        </w:rPr>
        <w:t>Add to Implementation section (Page 8):</w:t>
      </w:r>
    </w:p>
    <w:p w14:paraId="19F1982F" w14:textId="77777777" w:rsidR="000D14FA" w:rsidRDefault="000D14FA" w:rsidP="000D14FA">
      <w:pPr>
        <w:pStyle w:val="CommentText"/>
      </w:pPr>
      <w:r>
        <w:rPr>
          <w:color w:val="222222"/>
        </w:rPr>
        <w:t xml:space="preserve">"L. </w:t>
      </w:r>
      <w:r>
        <w:rPr>
          <w:b/>
          <w:bCs/>
          <w:color w:val="222222"/>
        </w:rPr>
        <w:t>Zero Trust Network Access (ZTNA) Controls:</w:t>
      </w:r>
    </w:p>
    <w:p w14:paraId="646805AF" w14:textId="77777777" w:rsidR="000D14FA" w:rsidRDefault="000D14FA" w:rsidP="000D14FA">
      <w:pPr>
        <w:pStyle w:val="CommentText"/>
        <w:numPr>
          <w:ilvl w:val="0"/>
          <w:numId w:val="74"/>
        </w:numPr>
      </w:pPr>
      <w:r>
        <w:rPr>
          <w:color w:val="222222"/>
        </w:rPr>
        <w:t>Continuous device and user authentication for all network access (802.1X with RADIUS/TACACS+)</w:t>
      </w:r>
    </w:p>
    <w:p w14:paraId="05AEF6C6" w14:textId="77777777" w:rsidR="000D14FA" w:rsidRDefault="000D14FA" w:rsidP="000D14FA">
      <w:pPr>
        <w:pStyle w:val="CommentText"/>
        <w:numPr>
          <w:ilvl w:val="0"/>
          <w:numId w:val="74"/>
        </w:numPr>
      </w:pPr>
      <w:r>
        <w:rPr>
          <w:color w:val="222222"/>
        </w:rPr>
        <w:t>Network micro segmentation at VLAN/VRF level with deny-all default policies</w:t>
      </w:r>
    </w:p>
    <w:p w14:paraId="243DC87F" w14:textId="77777777" w:rsidR="000D14FA" w:rsidRDefault="000D14FA" w:rsidP="000D14FA">
      <w:pPr>
        <w:pStyle w:val="CommentText"/>
        <w:numPr>
          <w:ilvl w:val="0"/>
          <w:numId w:val="74"/>
        </w:numPr>
      </w:pPr>
      <w:r>
        <w:rPr>
          <w:color w:val="222222"/>
        </w:rPr>
        <w:t>Context-aware access policies considering: user identity, device posture, location, time, risk score</w:t>
      </w:r>
    </w:p>
    <w:p w14:paraId="71417D4F" w14:textId="77777777" w:rsidR="000D14FA" w:rsidRDefault="000D14FA" w:rsidP="000D14FA">
      <w:pPr>
        <w:pStyle w:val="CommentText"/>
        <w:numPr>
          <w:ilvl w:val="0"/>
          <w:numId w:val="74"/>
        </w:numPr>
      </w:pPr>
      <w:r>
        <w:rPr>
          <w:color w:val="222222"/>
        </w:rPr>
        <w:t>All east-west traffic (between internal zones) subject to firewall inspection</w:t>
      </w:r>
    </w:p>
    <w:p w14:paraId="78714358" w14:textId="77777777" w:rsidR="000D14FA" w:rsidRDefault="000D14FA" w:rsidP="000D14FA">
      <w:pPr>
        <w:pStyle w:val="CommentText"/>
        <w:numPr>
          <w:ilvl w:val="0"/>
          <w:numId w:val="74"/>
        </w:numPr>
      </w:pPr>
      <w:r>
        <w:rPr>
          <w:color w:val="222222"/>
        </w:rPr>
        <w:t>No implicit trust based on network location alone"</w:t>
      </w:r>
    </w:p>
    <w:p w14:paraId="2C318CB8" w14:textId="77777777" w:rsidR="000D14FA" w:rsidRDefault="000D14FA" w:rsidP="000D14FA">
      <w:pPr>
        <w:pStyle w:val="CommentText"/>
      </w:pPr>
      <w:r>
        <w:rPr>
          <w:b/>
          <w:bCs/>
          <w:color w:val="222222"/>
        </w:rPr>
        <w:t>Criticality:</w:t>
      </w:r>
      <w:r>
        <w:rPr>
          <w:color w:val="222222"/>
        </w:rPr>
        <w:t xml:space="preserve"> HIGH - Core security principle requires implementation detail</w:t>
      </w:r>
    </w:p>
    <w:p w14:paraId="6604A83F" w14:textId="77777777" w:rsidR="000D14FA" w:rsidRDefault="000D14FA" w:rsidP="000D14FA">
      <w:pPr>
        <w:pStyle w:val="CommentText"/>
      </w:pPr>
      <w:r>
        <w:br/>
      </w:r>
    </w:p>
  </w:comment>
  <w:comment w:id="13" w:author="Erik Stockglausner" w:date="2025-11-14T16:28:00Z" w:initials="ES">
    <w:p w14:paraId="0E8CBF4D" w14:textId="2FB4A634" w:rsidR="00641265" w:rsidRDefault="00641265" w:rsidP="00641265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222222"/>
        </w:rPr>
        <w:t>Current Text:</w:t>
      </w:r>
    </w:p>
    <w:p w14:paraId="4893AAA3" w14:textId="77777777" w:rsidR="00641265" w:rsidRDefault="00641265" w:rsidP="00641265">
      <w:pPr>
        <w:pStyle w:val="CommentText"/>
      </w:pPr>
      <w:r>
        <w:rPr>
          <w:color w:val="222222"/>
        </w:rPr>
        <w:t>"Define and document network zoning architecture (production, management, DMZ, OT, user, etc.)."</w:t>
      </w:r>
    </w:p>
    <w:p w14:paraId="64061BDC" w14:textId="77777777" w:rsidR="00641265" w:rsidRDefault="00641265" w:rsidP="00641265">
      <w:pPr>
        <w:pStyle w:val="CommentText"/>
      </w:pPr>
      <w:r>
        <w:rPr>
          <w:b/>
          <w:bCs/>
          <w:color w:val="222222"/>
        </w:rPr>
        <w:t>Issue:</w:t>
      </w:r>
    </w:p>
    <w:p w14:paraId="5967AF4C" w14:textId="77777777" w:rsidR="00641265" w:rsidRDefault="00641265" w:rsidP="00641265">
      <w:pPr>
        <w:pStyle w:val="CommentText"/>
      </w:pPr>
      <w:r>
        <w:rPr>
          <w:color w:val="222222"/>
        </w:rPr>
        <w:t>For a data center with an integrated hydropower plant, the OT (Operational Technology) network segmentation is critical but insufficiently detailed. The document does not specify:</w:t>
      </w:r>
    </w:p>
    <w:p w14:paraId="79BCD16B" w14:textId="77777777" w:rsidR="00641265" w:rsidRDefault="00641265" w:rsidP="00641265">
      <w:pPr>
        <w:pStyle w:val="CommentText"/>
        <w:numPr>
          <w:ilvl w:val="0"/>
          <w:numId w:val="72"/>
        </w:numPr>
      </w:pPr>
      <w:r>
        <w:rPr>
          <w:color w:val="222222"/>
        </w:rPr>
        <w:t>How BMS (Building Management System), EPMS (Electrical Power Monitoring System), DCIM (Data Center Infrastructure Management) networks will be isolated</w:t>
      </w:r>
    </w:p>
    <w:p w14:paraId="5BBAFBC4" w14:textId="77777777" w:rsidR="00641265" w:rsidRDefault="00641265" w:rsidP="00641265">
      <w:pPr>
        <w:pStyle w:val="CommentText"/>
        <w:numPr>
          <w:ilvl w:val="0"/>
          <w:numId w:val="72"/>
        </w:numPr>
      </w:pPr>
      <w:r>
        <w:rPr>
          <w:color w:val="222222"/>
        </w:rPr>
        <w:t>Whether SCADA systems for the HPP will be air-gapped or connected via secure gateway</w:t>
      </w:r>
    </w:p>
    <w:p w14:paraId="2F597ED2" w14:textId="77777777" w:rsidR="00641265" w:rsidRDefault="00641265" w:rsidP="00641265">
      <w:pPr>
        <w:pStyle w:val="CommentText"/>
        <w:numPr>
          <w:ilvl w:val="0"/>
          <w:numId w:val="72"/>
        </w:numPr>
      </w:pPr>
      <w:r>
        <w:rPr>
          <w:color w:val="222222"/>
        </w:rPr>
        <w:t>How critical alarms from OT systems will reach IT monitoring without compromising OT network security</w:t>
      </w:r>
    </w:p>
    <w:p w14:paraId="1763185B" w14:textId="77777777" w:rsidR="00641265" w:rsidRDefault="00641265" w:rsidP="00641265">
      <w:pPr>
        <w:pStyle w:val="CommentText"/>
      </w:pPr>
      <w:r>
        <w:rPr>
          <w:b/>
          <w:bCs/>
          <w:color w:val="222222"/>
        </w:rPr>
        <w:t>Recommended Change:</w:t>
      </w:r>
    </w:p>
    <w:p w14:paraId="4FAA1B46" w14:textId="77777777" w:rsidR="00641265" w:rsidRDefault="00641265" w:rsidP="00641265">
      <w:pPr>
        <w:pStyle w:val="CommentText"/>
      </w:pPr>
      <w:r>
        <w:rPr>
          <w:color w:val="222222"/>
        </w:rPr>
        <w:t>Add new requirement:</w:t>
      </w:r>
    </w:p>
    <w:p w14:paraId="4BE51975" w14:textId="77777777" w:rsidR="00641265" w:rsidRDefault="00641265" w:rsidP="00641265">
      <w:pPr>
        <w:pStyle w:val="CommentText"/>
      </w:pPr>
      <w:r>
        <w:rPr>
          <w:color w:val="222222"/>
        </w:rPr>
        <w:t xml:space="preserve">"1a. </w:t>
      </w:r>
      <w:r>
        <w:rPr>
          <w:b/>
          <w:bCs/>
          <w:color w:val="222222"/>
        </w:rPr>
        <w:t>Define OT/IT Network Boundary Architecture:</w:t>
      </w:r>
    </w:p>
    <w:p w14:paraId="2F0E6CDB" w14:textId="77777777" w:rsidR="00641265" w:rsidRDefault="00641265" w:rsidP="00641265">
      <w:pPr>
        <w:pStyle w:val="CommentText"/>
        <w:numPr>
          <w:ilvl w:val="0"/>
          <w:numId w:val="73"/>
        </w:numPr>
      </w:pPr>
      <w:r>
        <w:rPr>
          <w:color w:val="222222"/>
        </w:rPr>
        <w:t>BMS, EPMS, and DCIM systems shall operate on dedicated OT network segments physically or logically separated from IT networks</w:t>
      </w:r>
    </w:p>
    <w:p w14:paraId="5772CEBF" w14:textId="77777777" w:rsidR="00641265" w:rsidRDefault="00641265" w:rsidP="00641265">
      <w:pPr>
        <w:pStyle w:val="CommentText"/>
        <w:numPr>
          <w:ilvl w:val="0"/>
          <w:numId w:val="73"/>
        </w:numPr>
      </w:pPr>
      <w:r>
        <w:rPr>
          <w:color w:val="222222"/>
        </w:rPr>
        <w:t>HPP SCADA systems shall be air-gapped with unidirectional data diodes for monitoring data export to IT SIEM</w:t>
      </w:r>
    </w:p>
    <w:p w14:paraId="6A725046" w14:textId="77777777" w:rsidR="00641265" w:rsidRDefault="00641265" w:rsidP="00641265">
      <w:pPr>
        <w:pStyle w:val="CommentText"/>
        <w:numPr>
          <w:ilvl w:val="0"/>
          <w:numId w:val="73"/>
        </w:numPr>
      </w:pPr>
      <w:r>
        <w:rPr>
          <w:color w:val="222222"/>
        </w:rPr>
        <w:t>Critical alarm integration between OT and IT systems shall use secure protocol gateways (e.g., OPC-UA with TLS 1.3)</w:t>
      </w:r>
    </w:p>
    <w:p w14:paraId="3E7E73EF" w14:textId="77777777" w:rsidR="00641265" w:rsidRDefault="00641265" w:rsidP="00641265">
      <w:pPr>
        <w:pStyle w:val="CommentText"/>
        <w:numPr>
          <w:ilvl w:val="0"/>
          <w:numId w:val="73"/>
        </w:numPr>
      </w:pPr>
      <w:r>
        <w:rPr>
          <w:color w:val="222222"/>
        </w:rPr>
        <w:t>OT patch management shall follow separate approval process considering 24/7 uptime requirements</w:t>
      </w:r>
    </w:p>
    <w:p w14:paraId="14325DE3" w14:textId="77777777" w:rsidR="00641265" w:rsidRDefault="00641265" w:rsidP="00641265">
      <w:pPr>
        <w:pStyle w:val="CommentText"/>
        <w:numPr>
          <w:ilvl w:val="0"/>
          <w:numId w:val="73"/>
        </w:numPr>
      </w:pPr>
      <w:r>
        <w:rPr>
          <w:color w:val="222222"/>
        </w:rPr>
        <w:t>Vendor remote access to OT systems shall require jump host architecture with session recording"</w:t>
      </w:r>
    </w:p>
    <w:p w14:paraId="6B487A92" w14:textId="77777777" w:rsidR="00641265" w:rsidRDefault="00641265" w:rsidP="00641265">
      <w:pPr>
        <w:pStyle w:val="CommentText"/>
      </w:pPr>
      <w:r>
        <w:rPr>
          <w:b/>
          <w:bCs/>
          <w:color w:val="222222"/>
        </w:rPr>
        <w:t>ISO Reference:</w:t>
      </w:r>
      <w:r>
        <w:rPr>
          <w:color w:val="222222"/>
        </w:rPr>
        <w:t xml:space="preserve"> IEC 62443-3-3 (Industrial Automation Security), ISO/IEC 27019 (Energy Utility Industry)</w:t>
      </w:r>
    </w:p>
    <w:p w14:paraId="56931A37" w14:textId="77777777" w:rsidR="00641265" w:rsidRDefault="00641265" w:rsidP="00641265">
      <w:pPr>
        <w:pStyle w:val="CommentText"/>
      </w:pPr>
      <w:r>
        <w:rPr>
          <w:b/>
          <w:bCs/>
          <w:color w:val="222222"/>
        </w:rPr>
        <w:t>Criticality:</w:t>
      </w:r>
      <w:r>
        <w:rPr>
          <w:color w:val="222222"/>
        </w:rPr>
        <w:t xml:space="preserve"> HIGH - Data center uptime depends on secure OT operations</w:t>
      </w:r>
    </w:p>
    <w:p w14:paraId="109A0B4B" w14:textId="77777777" w:rsidR="00641265" w:rsidRDefault="00641265" w:rsidP="00641265">
      <w:pPr>
        <w:pStyle w:val="CommentText"/>
      </w:pPr>
      <w:r>
        <w:br/>
      </w:r>
    </w:p>
  </w:comment>
  <w:comment w:id="15" w:author="Erik Stockglausner" w:date="2025-11-14T16:47:00Z" w:initials="ES">
    <w:p w14:paraId="55267779" w14:textId="77777777" w:rsidR="00256B6B" w:rsidRDefault="00256B6B" w:rsidP="00256B6B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222222"/>
        </w:rPr>
        <w:t>Issue:</w:t>
      </w:r>
    </w:p>
    <w:p w14:paraId="3FC22D21" w14:textId="77777777" w:rsidR="00256B6B" w:rsidRDefault="00256B6B" w:rsidP="00256B6B">
      <w:pPr>
        <w:pStyle w:val="CommentText"/>
      </w:pPr>
      <w:r>
        <w:rPr>
          <w:color w:val="222222"/>
        </w:rPr>
        <w:t>Vendor remote access to OT systems (BMS, EPMS, HPP SCADA) requires special consideration beyond standard VPN security.</w:t>
      </w:r>
    </w:p>
    <w:p w14:paraId="174A3278" w14:textId="77777777" w:rsidR="00256B6B" w:rsidRDefault="00256B6B" w:rsidP="00256B6B">
      <w:pPr>
        <w:pStyle w:val="CommentText"/>
      </w:pPr>
      <w:r>
        <w:rPr>
          <w:b/>
          <w:bCs/>
          <w:color w:val="222222"/>
        </w:rPr>
        <w:t>Recommended Addition:</w:t>
      </w:r>
    </w:p>
    <w:p w14:paraId="147ED327" w14:textId="77777777" w:rsidR="00256B6B" w:rsidRDefault="00256B6B" w:rsidP="00256B6B">
      <w:pPr>
        <w:pStyle w:val="CommentText"/>
      </w:pPr>
      <w:r>
        <w:rPr>
          <w:color w:val="222222"/>
        </w:rPr>
        <w:t>Add new implementation item:</w:t>
      </w:r>
    </w:p>
    <w:p w14:paraId="6077436D" w14:textId="77777777" w:rsidR="00256B6B" w:rsidRDefault="00256B6B" w:rsidP="00256B6B">
      <w:pPr>
        <w:pStyle w:val="CommentText"/>
      </w:pPr>
      <w:r>
        <w:rPr>
          <w:color w:val="222222"/>
        </w:rPr>
        <w:t xml:space="preserve">"L. </w:t>
      </w:r>
      <w:r>
        <w:rPr>
          <w:b/>
          <w:bCs/>
          <w:color w:val="222222"/>
        </w:rPr>
        <w:t>OT Vendor Remote Access Controls:</w:t>
      </w:r>
    </w:p>
    <w:p w14:paraId="5A6298A5" w14:textId="77777777" w:rsidR="00256B6B" w:rsidRDefault="00256B6B" w:rsidP="00256B6B">
      <w:pPr>
        <w:pStyle w:val="CommentText"/>
        <w:numPr>
          <w:ilvl w:val="0"/>
          <w:numId w:val="86"/>
        </w:numPr>
      </w:pPr>
      <w:r>
        <w:rPr>
          <w:color w:val="222222"/>
        </w:rPr>
        <w:t>Dedicated VPN instance for OT vendor access (separate from IT VPN)</w:t>
      </w:r>
    </w:p>
    <w:p w14:paraId="1386C8F0" w14:textId="77777777" w:rsidR="00256B6B" w:rsidRDefault="00256B6B" w:rsidP="00256B6B">
      <w:pPr>
        <w:pStyle w:val="CommentText"/>
        <w:numPr>
          <w:ilvl w:val="0"/>
          <w:numId w:val="86"/>
        </w:numPr>
      </w:pPr>
      <w:r>
        <w:rPr>
          <w:color w:val="222222"/>
        </w:rPr>
        <w:t>Session-based access (Just-in-Time) with approval workflow via PAM system</w:t>
      </w:r>
    </w:p>
    <w:p w14:paraId="34D74E3E" w14:textId="77777777" w:rsidR="00256B6B" w:rsidRDefault="00256B6B" w:rsidP="00256B6B">
      <w:pPr>
        <w:pStyle w:val="CommentText"/>
        <w:numPr>
          <w:ilvl w:val="0"/>
          <w:numId w:val="86"/>
        </w:numPr>
      </w:pPr>
      <w:r>
        <w:rPr>
          <w:color w:val="222222"/>
        </w:rPr>
        <w:t>Vendor access limited to specific devices/systems (no network-wide access)</w:t>
      </w:r>
    </w:p>
    <w:p w14:paraId="42E17D0F" w14:textId="77777777" w:rsidR="00256B6B" w:rsidRDefault="00256B6B" w:rsidP="00256B6B">
      <w:pPr>
        <w:pStyle w:val="CommentText"/>
        <w:numPr>
          <w:ilvl w:val="0"/>
          <w:numId w:val="86"/>
        </w:numPr>
      </w:pPr>
      <w:r>
        <w:rPr>
          <w:color w:val="222222"/>
        </w:rPr>
        <w:t>Screen recording mandatory for all vendor sessions with 2-year retention</w:t>
      </w:r>
    </w:p>
    <w:p w14:paraId="5F878ECD" w14:textId="77777777" w:rsidR="00256B6B" w:rsidRDefault="00256B6B" w:rsidP="00256B6B">
      <w:pPr>
        <w:pStyle w:val="CommentText"/>
        <w:numPr>
          <w:ilvl w:val="0"/>
          <w:numId w:val="86"/>
        </w:numPr>
      </w:pPr>
      <w:r>
        <w:rPr>
          <w:color w:val="222222"/>
        </w:rPr>
        <w:t>Vendor accounts disabled by default, enabled only during approved maintenance windows</w:t>
      </w:r>
    </w:p>
    <w:p w14:paraId="6E7E2CF4" w14:textId="77777777" w:rsidR="00256B6B" w:rsidRDefault="00256B6B" w:rsidP="00256B6B">
      <w:pPr>
        <w:pStyle w:val="CommentText"/>
        <w:numPr>
          <w:ilvl w:val="0"/>
          <w:numId w:val="86"/>
        </w:numPr>
      </w:pPr>
      <w:r>
        <w:rPr>
          <w:color w:val="222222"/>
        </w:rPr>
        <w:t>No direct internet access from vendor VPN session (restrict to specific OT devices only)"</w:t>
      </w:r>
    </w:p>
    <w:p w14:paraId="038296CC" w14:textId="77777777" w:rsidR="00256B6B" w:rsidRDefault="00256B6B" w:rsidP="00256B6B">
      <w:pPr>
        <w:pStyle w:val="CommentText"/>
      </w:pPr>
      <w:r>
        <w:rPr>
          <w:b/>
          <w:bCs/>
          <w:color w:val="222222"/>
        </w:rPr>
        <w:t>Criticality:</w:t>
      </w:r>
      <w:r>
        <w:rPr>
          <w:color w:val="222222"/>
        </w:rPr>
        <w:t xml:space="preserve"> MEDIUM - Important for OT security but can be phased implementation</w:t>
      </w:r>
      <w:r>
        <w:t xml:space="preserve"> </w:t>
      </w:r>
    </w:p>
  </w:comment>
  <w:comment w:id="17" w:author="Erik Stockglausner" w:date="2025-11-14T16:33:00Z" w:initials="ES">
    <w:p w14:paraId="297CCA08" w14:textId="1362E8E9" w:rsidR="000D14FA" w:rsidRDefault="000D14FA" w:rsidP="000D14FA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222222"/>
        </w:rPr>
        <w:t>Current Text:</w:t>
      </w:r>
    </w:p>
    <w:p w14:paraId="335F4BD4" w14:textId="77777777" w:rsidR="000D14FA" w:rsidRDefault="000D14FA" w:rsidP="000D14FA">
      <w:pPr>
        <w:pStyle w:val="CommentText"/>
      </w:pPr>
      <w:r>
        <w:rPr>
          <w:color w:val="222222"/>
        </w:rPr>
        <w:t>"Host load limited to 60% to allow live migration for updates."</w:t>
      </w:r>
    </w:p>
    <w:p w14:paraId="69ECE352" w14:textId="77777777" w:rsidR="000D14FA" w:rsidRDefault="000D14FA" w:rsidP="000D14FA">
      <w:pPr>
        <w:pStyle w:val="CommentText"/>
      </w:pPr>
      <w:r>
        <w:rPr>
          <w:b/>
          <w:bCs/>
          <w:color w:val="222222"/>
        </w:rPr>
        <w:t>Issue:</w:t>
      </w:r>
    </w:p>
    <w:p w14:paraId="3FD9C2CA" w14:textId="77777777" w:rsidR="000D14FA" w:rsidRDefault="000D14FA" w:rsidP="000D14FA">
      <w:pPr>
        <w:pStyle w:val="CommentText"/>
      </w:pPr>
      <w:r>
        <w:rPr>
          <w:color w:val="222222"/>
        </w:rPr>
        <w:t>While this addresses capacity for migration, it doesn't address the operational challenge of patching hypervisors in a 24/7/365 data center environment where customer SLAs may not permit maintenance windows.</w:t>
      </w:r>
    </w:p>
    <w:p w14:paraId="20129ED8" w14:textId="77777777" w:rsidR="000D14FA" w:rsidRDefault="000D14FA" w:rsidP="000D14FA">
      <w:pPr>
        <w:pStyle w:val="CommentText"/>
      </w:pPr>
      <w:r>
        <w:rPr>
          <w:b/>
          <w:bCs/>
          <w:color w:val="222222"/>
        </w:rPr>
        <w:t>Recommended Change:</w:t>
      </w:r>
    </w:p>
    <w:p w14:paraId="056487AF" w14:textId="77777777" w:rsidR="000D14FA" w:rsidRDefault="000D14FA" w:rsidP="000D14FA">
      <w:pPr>
        <w:pStyle w:val="CommentText"/>
      </w:pPr>
      <w:r>
        <w:rPr>
          <w:color w:val="222222"/>
        </w:rPr>
        <w:t>Expand Item G:</w:t>
      </w:r>
    </w:p>
    <w:p w14:paraId="7CB5F56D" w14:textId="77777777" w:rsidR="000D14FA" w:rsidRDefault="000D14FA" w:rsidP="000D14FA">
      <w:pPr>
        <w:pStyle w:val="CommentText"/>
      </w:pPr>
      <w:r>
        <w:rPr>
          <w:color w:val="222222"/>
        </w:rPr>
        <w:t xml:space="preserve">"G. Host load limited to 60% of total capacity to enable live migration during maintenance operations. </w:t>
      </w:r>
      <w:r>
        <w:rPr>
          <w:b/>
          <w:bCs/>
          <w:color w:val="222222"/>
        </w:rPr>
        <w:t>Hypervisor patch management shall follow:</w:t>
      </w:r>
    </w:p>
    <w:p w14:paraId="6B9540EB" w14:textId="77777777" w:rsidR="000D14FA" w:rsidRDefault="000D14FA" w:rsidP="000D14FA">
      <w:pPr>
        <w:pStyle w:val="CommentText"/>
        <w:numPr>
          <w:ilvl w:val="0"/>
          <w:numId w:val="79"/>
        </w:numPr>
      </w:pPr>
      <w:r>
        <w:rPr>
          <w:color w:val="222222"/>
        </w:rPr>
        <w:t>Quarterly maintenance windows coordinated with customers minimum 30 days advance notice</w:t>
      </w:r>
    </w:p>
    <w:p w14:paraId="57E86DFB" w14:textId="77777777" w:rsidR="000D14FA" w:rsidRDefault="000D14FA" w:rsidP="000D14FA">
      <w:pPr>
        <w:pStyle w:val="CommentText"/>
        <w:numPr>
          <w:ilvl w:val="0"/>
          <w:numId w:val="79"/>
        </w:numPr>
      </w:pPr>
      <w:r>
        <w:rPr>
          <w:color w:val="222222"/>
        </w:rPr>
        <w:t>Emergency patches (CVSS ≥9.0) applied within 7 days using rolling upgrade methodology</w:t>
      </w:r>
    </w:p>
    <w:p w14:paraId="0AD024B5" w14:textId="77777777" w:rsidR="000D14FA" w:rsidRDefault="000D14FA" w:rsidP="000D14FA">
      <w:pPr>
        <w:pStyle w:val="CommentText"/>
        <w:numPr>
          <w:ilvl w:val="0"/>
          <w:numId w:val="79"/>
        </w:numPr>
      </w:pPr>
      <w:r>
        <w:rPr>
          <w:color w:val="222222"/>
        </w:rPr>
        <w:t>Pre-production testing of all hypervisor patches in isolated test cluster</w:t>
      </w:r>
    </w:p>
    <w:p w14:paraId="6E1CE428" w14:textId="77777777" w:rsidR="000D14FA" w:rsidRDefault="000D14FA" w:rsidP="000D14FA">
      <w:pPr>
        <w:pStyle w:val="CommentText"/>
        <w:numPr>
          <w:ilvl w:val="0"/>
          <w:numId w:val="79"/>
        </w:numPr>
      </w:pPr>
      <w:r>
        <w:rPr>
          <w:color w:val="222222"/>
        </w:rPr>
        <w:t>Rollback procedures documented and tested for each patch cycle</w:t>
      </w:r>
    </w:p>
    <w:p w14:paraId="6569B968" w14:textId="77777777" w:rsidR="000D14FA" w:rsidRDefault="000D14FA" w:rsidP="000D14FA">
      <w:pPr>
        <w:pStyle w:val="CommentText"/>
        <w:numPr>
          <w:ilvl w:val="0"/>
          <w:numId w:val="79"/>
        </w:numPr>
      </w:pPr>
      <w:r>
        <w:rPr>
          <w:color w:val="222222"/>
        </w:rPr>
        <w:t>Customer notification 72 hours before, 24 hours before, and at start of maintenance</w:t>
      </w:r>
    </w:p>
    <w:p w14:paraId="23FAB3C2" w14:textId="77777777" w:rsidR="000D14FA" w:rsidRDefault="000D14FA" w:rsidP="000D14FA">
      <w:pPr>
        <w:pStyle w:val="CommentText"/>
        <w:numPr>
          <w:ilvl w:val="0"/>
          <w:numId w:val="79"/>
        </w:numPr>
      </w:pPr>
      <w:r>
        <w:rPr>
          <w:color w:val="222222"/>
        </w:rPr>
        <w:t>Compensating controls (network-level filtering, IDS signatures) deployed if patching must be deferred due to operational constraints"</w:t>
      </w:r>
    </w:p>
    <w:p w14:paraId="3A5F8747" w14:textId="77777777" w:rsidR="000D14FA" w:rsidRDefault="000D14FA" w:rsidP="000D14FA">
      <w:pPr>
        <w:pStyle w:val="CommentText"/>
      </w:pPr>
      <w:r>
        <w:rPr>
          <w:b/>
          <w:bCs/>
          <w:color w:val="222222"/>
        </w:rPr>
        <w:t>Criticality:</w:t>
      </w:r>
      <w:r>
        <w:rPr>
          <w:color w:val="222222"/>
        </w:rPr>
        <w:t xml:space="preserve"> HIGH - Directly impacts customer SLAs and operational readiness</w:t>
      </w:r>
      <w:r>
        <w:rPr>
          <w:b/>
          <w:bCs/>
          <w:color w:val="222222"/>
        </w:rPr>
        <w:t xml:space="preserve"> </w:t>
      </w:r>
    </w:p>
  </w:comment>
  <w:comment w:id="20" w:author="Erik Stockglausner" w:date="2025-11-14T16:35:00Z" w:initials="ES">
    <w:p w14:paraId="3406E76E" w14:textId="1259BEA1" w:rsidR="000D14FA" w:rsidRDefault="000D14FA" w:rsidP="000D14FA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222222"/>
        </w:rPr>
        <w:t>Recommended Addition:</w:t>
      </w:r>
    </w:p>
    <w:p w14:paraId="07E93ABC" w14:textId="77777777" w:rsidR="000D14FA" w:rsidRDefault="000D14FA" w:rsidP="000D14FA">
      <w:pPr>
        <w:pStyle w:val="CommentText"/>
      </w:pPr>
      <w:r>
        <w:rPr>
          <w:color w:val="222222"/>
        </w:rPr>
        <w:t>Add new implementation item:</w:t>
      </w:r>
    </w:p>
    <w:p w14:paraId="197EF49F" w14:textId="77777777" w:rsidR="000D14FA" w:rsidRDefault="000D14FA" w:rsidP="000D14FA">
      <w:pPr>
        <w:pStyle w:val="CommentText"/>
      </w:pPr>
      <w:r>
        <w:rPr>
          <w:color w:val="222222"/>
        </w:rPr>
        <w:t xml:space="preserve">"M. </w:t>
      </w:r>
      <w:r>
        <w:rPr>
          <w:b/>
          <w:bCs/>
          <w:color w:val="222222"/>
        </w:rPr>
        <w:t>Emergency Break-Glass Access Procedures:</w:t>
      </w:r>
    </w:p>
    <w:p w14:paraId="367B45B0" w14:textId="77777777" w:rsidR="000D14FA" w:rsidRDefault="000D14FA" w:rsidP="000D14FA">
      <w:pPr>
        <w:pStyle w:val="CommentText"/>
        <w:numPr>
          <w:ilvl w:val="0"/>
          <w:numId w:val="76"/>
        </w:numPr>
      </w:pPr>
      <w:r>
        <w:rPr>
          <w:color w:val="222222"/>
        </w:rPr>
        <w:t>Sealed emergency credentials stored in physical safe with dual-custody access (two authorized personnel required)</w:t>
      </w:r>
    </w:p>
    <w:p w14:paraId="322D472E" w14:textId="77777777" w:rsidR="000D14FA" w:rsidRDefault="000D14FA" w:rsidP="000D14FA">
      <w:pPr>
        <w:pStyle w:val="CommentText"/>
        <w:numPr>
          <w:ilvl w:val="0"/>
          <w:numId w:val="76"/>
        </w:numPr>
      </w:pPr>
      <w:r>
        <w:rPr>
          <w:color w:val="222222"/>
        </w:rPr>
        <w:t>Break-glass account activation automatically generates critical alert to SOC and management</w:t>
      </w:r>
    </w:p>
    <w:p w14:paraId="0E108C2D" w14:textId="77777777" w:rsidR="000D14FA" w:rsidRDefault="000D14FA" w:rsidP="000D14FA">
      <w:pPr>
        <w:pStyle w:val="CommentText"/>
        <w:numPr>
          <w:ilvl w:val="0"/>
          <w:numId w:val="76"/>
        </w:numPr>
      </w:pPr>
      <w:r>
        <w:rPr>
          <w:color w:val="222222"/>
        </w:rPr>
        <w:t>All actions under break-glass credentials subject to mandatory post-incident review</w:t>
      </w:r>
    </w:p>
    <w:p w14:paraId="2BDE535F" w14:textId="77777777" w:rsidR="000D14FA" w:rsidRDefault="000D14FA" w:rsidP="000D14FA">
      <w:pPr>
        <w:pStyle w:val="CommentText"/>
        <w:numPr>
          <w:ilvl w:val="0"/>
          <w:numId w:val="76"/>
        </w:numPr>
      </w:pPr>
      <w:r>
        <w:rPr>
          <w:color w:val="222222"/>
        </w:rPr>
        <w:t>Break-glass credentials rotated within 24 hours of use</w:t>
      </w:r>
    </w:p>
    <w:p w14:paraId="0B311FC2" w14:textId="77777777" w:rsidR="000D14FA" w:rsidRDefault="000D14FA" w:rsidP="000D14FA">
      <w:pPr>
        <w:pStyle w:val="CommentText"/>
        <w:numPr>
          <w:ilvl w:val="0"/>
          <w:numId w:val="76"/>
        </w:numPr>
      </w:pPr>
      <w:r>
        <w:rPr>
          <w:color w:val="222222"/>
        </w:rPr>
        <w:t>Sealed envelope integrity verified quarterly</w:t>
      </w:r>
    </w:p>
    <w:p w14:paraId="769C0A73" w14:textId="77777777" w:rsidR="000D14FA" w:rsidRDefault="000D14FA" w:rsidP="000D14FA">
      <w:pPr>
        <w:pStyle w:val="CommentText"/>
        <w:numPr>
          <w:ilvl w:val="0"/>
          <w:numId w:val="76"/>
        </w:numPr>
      </w:pPr>
      <w:r>
        <w:rPr>
          <w:color w:val="222222"/>
        </w:rPr>
        <w:t>Emergency access limited to: console access to hypervisors, critical network devices, power/cooling control systems</w:t>
      </w:r>
    </w:p>
    <w:p w14:paraId="5B49C7BA" w14:textId="77777777" w:rsidR="000D14FA" w:rsidRDefault="000D14FA" w:rsidP="000D14FA">
      <w:pPr>
        <w:pStyle w:val="CommentText"/>
        <w:numPr>
          <w:ilvl w:val="0"/>
          <w:numId w:val="76"/>
        </w:numPr>
      </w:pPr>
      <w:r>
        <w:rPr>
          <w:color w:val="222222"/>
        </w:rPr>
        <w:t>Use Case Examples: PAM system failure, complete network outage preventing normal authentication, ransomware attack on IAM infrastructure"</w:t>
      </w:r>
    </w:p>
    <w:p w14:paraId="387FFE6A" w14:textId="77777777" w:rsidR="000D14FA" w:rsidRDefault="000D14FA" w:rsidP="000D14FA">
      <w:pPr>
        <w:pStyle w:val="CommentText"/>
      </w:pPr>
      <w:r>
        <w:rPr>
          <w:b/>
          <w:bCs/>
          <w:color w:val="222222"/>
        </w:rPr>
        <w:t>ISO Reference:</w:t>
      </w:r>
      <w:r>
        <w:rPr>
          <w:color w:val="222222"/>
        </w:rPr>
        <w:t xml:space="preserve"> ISO/IEC 27002:2022 - 8.5 (Privileged access rights)</w:t>
      </w:r>
    </w:p>
    <w:p w14:paraId="2783D88D" w14:textId="77777777" w:rsidR="000D14FA" w:rsidRDefault="000D14FA" w:rsidP="000D14FA">
      <w:pPr>
        <w:pStyle w:val="CommentText"/>
      </w:pPr>
      <w:r>
        <w:rPr>
          <w:b/>
          <w:bCs/>
          <w:color w:val="222222"/>
        </w:rPr>
        <w:t>Criticality:</w:t>
      </w:r>
      <w:r>
        <w:rPr>
          <w:color w:val="222222"/>
        </w:rPr>
        <w:t xml:space="preserve"> HIGH - Critical infrastructure must have contingency for IAM system failure</w:t>
      </w:r>
      <w:r>
        <w:t xml:space="preserve"> </w:t>
      </w:r>
    </w:p>
  </w:comment>
  <w:comment w:id="22" w:author="Erik Stockglausner" w:date="2025-11-14T16:42:00Z" w:initials="ES">
    <w:p w14:paraId="78691076" w14:textId="77777777" w:rsidR="00256B6B" w:rsidRDefault="00256B6B" w:rsidP="00256B6B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222222"/>
        </w:rPr>
        <w:t>Current Text:</w:t>
      </w:r>
    </w:p>
    <w:p w14:paraId="71A982E3" w14:textId="77777777" w:rsidR="00256B6B" w:rsidRDefault="00256B6B" w:rsidP="00256B6B">
      <w:pPr>
        <w:pStyle w:val="CommentText"/>
      </w:pPr>
      <w:r>
        <w:rPr>
          <w:color w:val="222222"/>
        </w:rPr>
        <w:t xml:space="preserve">"Log retention: </w:t>
      </w:r>
      <w:r>
        <w:rPr>
          <w:color w:val="222222"/>
          <w:lang/>
        </w:rPr>
        <w:t>≥</w:t>
      </w:r>
      <w:r>
        <w:rPr>
          <w:color w:val="222222"/>
        </w:rPr>
        <w:t xml:space="preserve">1 year for security systems, </w:t>
      </w:r>
      <w:r>
        <w:rPr>
          <w:color w:val="222222"/>
          <w:lang/>
        </w:rPr>
        <w:t>≥</w:t>
      </w:r>
      <w:r>
        <w:rPr>
          <w:color w:val="222222"/>
        </w:rPr>
        <w:t>3 months for OS logs."</w:t>
      </w:r>
    </w:p>
    <w:p w14:paraId="0F0F40C5" w14:textId="77777777" w:rsidR="00256B6B" w:rsidRDefault="00256B6B" w:rsidP="00256B6B">
      <w:pPr>
        <w:pStyle w:val="CommentText"/>
      </w:pPr>
      <w:r>
        <w:rPr>
          <w:b/>
          <w:bCs/>
          <w:color w:val="222222"/>
        </w:rPr>
        <w:t>Issue:</w:t>
      </w:r>
    </w:p>
    <w:p w14:paraId="5734743F" w14:textId="77777777" w:rsidR="00256B6B" w:rsidRDefault="00256B6B" w:rsidP="00256B6B">
      <w:pPr>
        <w:pStyle w:val="CommentText"/>
      </w:pPr>
      <w:r>
        <w:rPr>
          <w:color w:val="222222"/>
        </w:rPr>
        <w:t>3 months for OS logs is insufficient for forensic investigations, which can extend 6-12 months, especially for advanced persistent threats (APTs) or regulatory investigations.</w:t>
      </w:r>
    </w:p>
    <w:p w14:paraId="125C74F3" w14:textId="77777777" w:rsidR="00256B6B" w:rsidRDefault="00256B6B" w:rsidP="00256B6B">
      <w:pPr>
        <w:pStyle w:val="CommentText"/>
      </w:pPr>
      <w:r>
        <w:rPr>
          <w:b/>
          <w:bCs/>
          <w:color w:val="222222"/>
        </w:rPr>
        <w:t>Recommended Change:</w:t>
      </w:r>
    </w:p>
    <w:p w14:paraId="7FFF3C81" w14:textId="77777777" w:rsidR="00256B6B" w:rsidRDefault="00256B6B" w:rsidP="00256B6B">
      <w:pPr>
        <w:pStyle w:val="CommentText"/>
      </w:pPr>
      <w:r>
        <w:rPr>
          <w:color w:val="222222"/>
        </w:rPr>
        <w:t>"2. Log retention aligned with investigation and compliance requirements:</w:t>
      </w:r>
    </w:p>
    <w:p w14:paraId="7DC123D6" w14:textId="77777777" w:rsidR="00256B6B" w:rsidRDefault="00256B6B" w:rsidP="00256B6B">
      <w:pPr>
        <w:pStyle w:val="CommentText"/>
        <w:numPr>
          <w:ilvl w:val="0"/>
          <w:numId w:val="80"/>
        </w:numPr>
      </w:pPr>
      <w:r>
        <w:rPr>
          <w:color w:val="222222"/>
        </w:rPr>
        <w:t>Security system logs (firewall, IDS/IPS, EDR, SIEM): ≥ 2 years (online 1 year, cold storage 1 year)</w:t>
      </w:r>
    </w:p>
    <w:p w14:paraId="7588B60F" w14:textId="77777777" w:rsidR="00256B6B" w:rsidRDefault="00256B6B" w:rsidP="00256B6B">
      <w:pPr>
        <w:pStyle w:val="CommentText"/>
        <w:numPr>
          <w:ilvl w:val="0"/>
          <w:numId w:val="80"/>
        </w:numPr>
      </w:pPr>
      <w:r>
        <w:rPr>
          <w:color w:val="222222"/>
        </w:rPr>
        <w:t>OS and application logs: ≥ 1 year (online 6 months, cold storage 6 months)</w:t>
      </w:r>
    </w:p>
    <w:p w14:paraId="18BD5E41" w14:textId="77777777" w:rsidR="00256B6B" w:rsidRDefault="00256B6B" w:rsidP="00256B6B">
      <w:pPr>
        <w:pStyle w:val="CommentText"/>
        <w:numPr>
          <w:ilvl w:val="0"/>
          <w:numId w:val="80"/>
        </w:numPr>
      </w:pPr>
      <w:r>
        <w:rPr>
          <w:color w:val="222222"/>
        </w:rPr>
        <w:t>Critical infrastructure logs (BMS, EPMS, access control): ≥ 3 years (regulatory compliance for facility operations)</w:t>
      </w:r>
    </w:p>
    <w:p w14:paraId="33D5A062" w14:textId="77777777" w:rsidR="00256B6B" w:rsidRDefault="00256B6B" w:rsidP="00256B6B">
      <w:pPr>
        <w:pStyle w:val="CommentText"/>
        <w:numPr>
          <w:ilvl w:val="0"/>
          <w:numId w:val="80"/>
        </w:numPr>
      </w:pPr>
      <w:r>
        <w:rPr>
          <w:color w:val="222222"/>
        </w:rPr>
        <w:t>Audit logs (PAM, configuration changes): ≥ 7 years (compliance with SOX, financial regulations if applicable)"</w:t>
      </w:r>
    </w:p>
    <w:p w14:paraId="25768EFE" w14:textId="77777777" w:rsidR="00256B6B" w:rsidRDefault="00256B6B" w:rsidP="00256B6B">
      <w:pPr>
        <w:pStyle w:val="CommentText"/>
      </w:pPr>
      <w:r>
        <w:rPr>
          <w:b/>
          <w:bCs/>
          <w:color w:val="222222"/>
        </w:rPr>
        <w:t>ISO Reference:</w:t>
      </w:r>
      <w:r>
        <w:rPr>
          <w:color w:val="222222"/>
        </w:rPr>
        <w:t xml:space="preserve"> ISO/IEC 27002:2022 - 8.15 (Logging), consider Georgian data retention regulations</w:t>
      </w:r>
    </w:p>
    <w:p w14:paraId="382B8FBE" w14:textId="77777777" w:rsidR="00256B6B" w:rsidRDefault="00256B6B" w:rsidP="00256B6B">
      <w:pPr>
        <w:pStyle w:val="CommentText"/>
      </w:pPr>
      <w:r>
        <w:rPr>
          <w:b/>
          <w:bCs/>
          <w:color w:val="222222"/>
        </w:rPr>
        <w:t>Criticality:</w:t>
      </w:r>
      <w:r>
        <w:rPr>
          <w:color w:val="222222"/>
        </w:rPr>
        <w:t xml:space="preserve"> MEDIUM-HIGH - Forensics and compliance requirements</w:t>
      </w:r>
    </w:p>
  </w:comment>
  <w:comment w:id="23" w:author="Erik Stockglausner" w:date="2025-11-14T16:36:00Z" w:initials="ES">
    <w:p w14:paraId="2069F019" w14:textId="6C4F0031" w:rsidR="000D14FA" w:rsidRDefault="000D14FA" w:rsidP="000D14FA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222222"/>
        </w:rPr>
        <w:t>Issue:</w:t>
      </w:r>
    </w:p>
    <w:p w14:paraId="1B2CA3AF" w14:textId="77777777" w:rsidR="000D14FA" w:rsidRDefault="000D14FA" w:rsidP="000D14FA">
      <w:pPr>
        <w:pStyle w:val="CommentText"/>
      </w:pPr>
      <w:r>
        <w:rPr>
          <w:color w:val="222222"/>
        </w:rPr>
        <w:t>Missing integration with critical facility systems (BMS, EPMS, DCIM, fire suppression, physical access control). Cybersecurity incidents often have physical indicators, and physical incidents can trigger cyber responses.</w:t>
      </w:r>
    </w:p>
    <w:p w14:paraId="1A9037AF" w14:textId="77777777" w:rsidR="000D14FA" w:rsidRDefault="000D14FA" w:rsidP="000D14FA">
      <w:pPr>
        <w:pStyle w:val="CommentText"/>
      </w:pPr>
      <w:r>
        <w:rPr>
          <w:b/>
          <w:bCs/>
          <w:color w:val="222222"/>
        </w:rPr>
        <w:t>Recommended Change:</w:t>
      </w:r>
    </w:p>
    <w:p w14:paraId="29B4F683" w14:textId="77777777" w:rsidR="000D14FA" w:rsidRDefault="000D14FA" w:rsidP="000D14FA">
      <w:pPr>
        <w:pStyle w:val="CommentText"/>
      </w:pPr>
      <w:r>
        <w:rPr>
          <w:color w:val="222222"/>
        </w:rPr>
        <w:t>Expand Item I to read:</w:t>
      </w:r>
    </w:p>
    <w:p w14:paraId="1E61D370" w14:textId="77777777" w:rsidR="000D14FA" w:rsidRDefault="000D14FA" w:rsidP="000D14FA">
      <w:pPr>
        <w:pStyle w:val="CommentText"/>
      </w:pPr>
      <w:r>
        <w:rPr>
          <w:color w:val="222222"/>
        </w:rPr>
        <w:t>"I. SIEM integrated with:</w:t>
      </w:r>
    </w:p>
    <w:p w14:paraId="29F92CFB" w14:textId="77777777" w:rsidR="000D14FA" w:rsidRDefault="000D14FA" w:rsidP="000D14FA">
      <w:pPr>
        <w:pStyle w:val="CommentText"/>
        <w:numPr>
          <w:ilvl w:val="0"/>
          <w:numId w:val="77"/>
        </w:numPr>
      </w:pPr>
      <w:r>
        <w:rPr>
          <w:color w:val="222222"/>
        </w:rPr>
        <w:t>Cybersecurity systems: IDS/IPS, EDR/XDR, firewalls, DLP, email security</w:t>
      </w:r>
    </w:p>
    <w:p w14:paraId="573F62FD" w14:textId="77777777" w:rsidR="000D14FA" w:rsidRDefault="000D14FA" w:rsidP="000D14FA">
      <w:pPr>
        <w:pStyle w:val="CommentText"/>
        <w:numPr>
          <w:ilvl w:val="0"/>
          <w:numId w:val="77"/>
        </w:numPr>
      </w:pPr>
      <w:r>
        <w:rPr>
          <w:color w:val="222222"/>
        </w:rPr>
        <w:t>Facility systems: BMS alarms, EPMS alerts, DCIM capacity warnings, UPS status, generator status, cooling system failures</w:t>
      </w:r>
    </w:p>
    <w:p w14:paraId="35C55A87" w14:textId="77777777" w:rsidR="000D14FA" w:rsidRDefault="000D14FA" w:rsidP="000D14FA">
      <w:pPr>
        <w:pStyle w:val="CommentText"/>
        <w:numPr>
          <w:ilvl w:val="0"/>
          <w:numId w:val="77"/>
        </w:numPr>
      </w:pPr>
      <w:r>
        <w:rPr>
          <w:color w:val="222222"/>
        </w:rPr>
        <w:t>Physical security: ACS (access control system) door forced-open events, CCTV motion detection in restricted areas, fire alarm system</w:t>
      </w:r>
    </w:p>
    <w:p w14:paraId="6F2EC5FB" w14:textId="77777777" w:rsidR="000D14FA" w:rsidRDefault="000D14FA" w:rsidP="000D14FA">
      <w:pPr>
        <w:pStyle w:val="CommentText"/>
        <w:numPr>
          <w:ilvl w:val="0"/>
          <w:numId w:val="77"/>
        </w:numPr>
      </w:pPr>
      <w:r>
        <w:rPr>
          <w:color w:val="222222"/>
        </w:rPr>
        <w:t>OT systems: SCADA alarms from HPP, substation protection relay trips, transformer temperature warnings</w:t>
      </w:r>
    </w:p>
    <w:p w14:paraId="706E1F53" w14:textId="77777777" w:rsidR="000D14FA" w:rsidRDefault="000D14FA" w:rsidP="000D14FA">
      <w:pPr>
        <w:pStyle w:val="CommentText"/>
        <w:numPr>
          <w:ilvl w:val="0"/>
          <w:numId w:val="77"/>
        </w:numPr>
      </w:pPr>
      <w:r>
        <w:rPr>
          <w:color w:val="222222"/>
        </w:rPr>
        <w:t>Correlation rules to detect:</w:t>
      </w:r>
    </w:p>
    <w:p w14:paraId="0D78B147" w14:textId="77777777" w:rsidR="000D14FA" w:rsidRDefault="000D14FA" w:rsidP="000D14FA">
      <w:pPr>
        <w:pStyle w:val="CommentText"/>
      </w:pPr>
      <w:r>
        <w:rPr>
          <w:b/>
          <w:bCs/>
          <w:color w:val="222222"/>
        </w:rPr>
        <w:t>Criticality:</w:t>
      </w:r>
      <w:r>
        <w:rPr>
          <w:color w:val="222222"/>
        </w:rPr>
        <w:t xml:space="preserve"> HIGH - Integrated SOC for critical infrastructure requires holistic monitoring</w:t>
      </w:r>
      <w:r>
        <w:t xml:space="preserve"> </w:t>
      </w:r>
    </w:p>
  </w:comment>
  <w:comment w:id="25" w:author="Erik Stockglausner" w:date="2025-11-14T16:49:00Z" w:initials="ES">
    <w:p w14:paraId="33C86885" w14:textId="77777777" w:rsidR="00B93179" w:rsidRDefault="00B93179" w:rsidP="00B93179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222222"/>
        </w:rPr>
        <w:t>Current Text:</w:t>
      </w:r>
    </w:p>
    <w:p w14:paraId="2A5E73E9" w14:textId="77777777" w:rsidR="00B93179" w:rsidRDefault="00B93179" w:rsidP="00B93179">
      <w:pPr>
        <w:pStyle w:val="CommentText"/>
      </w:pPr>
      <w:r>
        <w:rPr>
          <w:color w:val="222222"/>
        </w:rPr>
        <w:t>"Verify protection across all endpoints including OT."</w:t>
      </w:r>
    </w:p>
    <w:p w14:paraId="049170F7" w14:textId="77777777" w:rsidR="00B93179" w:rsidRDefault="00B93179" w:rsidP="00B93179">
      <w:pPr>
        <w:pStyle w:val="CommentText"/>
      </w:pPr>
      <w:r>
        <w:rPr>
          <w:b/>
          <w:bCs/>
          <w:color w:val="222222"/>
        </w:rPr>
        <w:t>Issue:</w:t>
      </w:r>
    </w:p>
    <w:p w14:paraId="5AA75380" w14:textId="77777777" w:rsidR="00B93179" w:rsidRDefault="00B93179" w:rsidP="00B93179">
      <w:pPr>
        <w:pStyle w:val="CommentText"/>
      </w:pPr>
      <w:r>
        <w:rPr>
          <w:color w:val="222222"/>
        </w:rPr>
        <w:t>OT systems often wil not support traditional antivirus due to:</w:t>
      </w:r>
    </w:p>
    <w:p w14:paraId="603B2FF0" w14:textId="77777777" w:rsidR="00B93179" w:rsidRDefault="00B93179" w:rsidP="00B93179">
      <w:pPr>
        <w:pStyle w:val="CommentText"/>
        <w:numPr>
          <w:ilvl w:val="0"/>
          <w:numId w:val="87"/>
        </w:numPr>
      </w:pPr>
      <w:r>
        <w:rPr>
          <w:color w:val="222222"/>
        </w:rPr>
        <w:t>Legacy operating systems (Windows XP, Windows 7) no longer supported by AV vendors</w:t>
      </w:r>
    </w:p>
    <w:p w14:paraId="59AAED3E" w14:textId="77777777" w:rsidR="00B93179" w:rsidRDefault="00B93179" w:rsidP="00B93179">
      <w:pPr>
        <w:pStyle w:val="CommentText"/>
        <w:numPr>
          <w:ilvl w:val="0"/>
          <w:numId w:val="87"/>
        </w:numPr>
      </w:pPr>
      <w:r>
        <w:rPr>
          <w:color w:val="222222"/>
        </w:rPr>
        <w:t>Real-time scanning may impact deterministic control system performance</w:t>
      </w:r>
    </w:p>
    <w:p w14:paraId="0D5C4250" w14:textId="77777777" w:rsidR="00B93179" w:rsidRDefault="00B93179" w:rsidP="00B93179">
      <w:pPr>
        <w:pStyle w:val="CommentText"/>
        <w:numPr>
          <w:ilvl w:val="0"/>
          <w:numId w:val="87"/>
        </w:numPr>
      </w:pPr>
      <w:r>
        <w:rPr>
          <w:color w:val="222222"/>
        </w:rPr>
        <w:t>OT vendors may void warranty if unauthorized software is installed</w:t>
      </w:r>
    </w:p>
    <w:p w14:paraId="2768A1EC" w14:textId="77777777" w:rsidR="00B93179" w:rsidRDefault="00B93179" w:rsidP="00B93179">
      <w:pPr>
        <w:pStyle w:val="CommentText"/>
      </w:pPr>
      <w:r>
        <w:rPr>
          <w:b/>
          <w:bCs/>
          <w:color w:val="222222"/>
        </w:rPr>
        <w:t>Recommended Change:</w:t>
      </w:r>
    </w:p>
    <w:p w14:paraId="7418B0AD" w14:textId="77777777" w:rsidR="00B93179" w:rsidRDefault="00B93179" w:rsidP="00B93179">
      <w:pPr>
        <w:pStyle w:val="CommentText"/>
      </w:pPr>
      <w:r>
        <w:rPr>
          <w:color w:val="222222"/>
        </w:rPr>
        <w:t>Expand Item H:</w:t>
      </w:r>
    </w:p>
    <w:p w14:paraId="723EC3CC" w14:textId="77777777" w:rsidR="00B93179" w:rsidRDefault="00B93179" w:rsidP="00B93179">
      <w:pPr>
        <w:pStyle w:val="CommentText"/>
      </w:pPr>
      <w:r>
        <w:rPr>
          <w:color w:val="222222"/>
        </w:rPr>
        <w:t>"H. Verify protection across all endpoints with OT-specific considerations:</w:t>
      </w:r>
    </w:p>
    <w:p w14:paraId="6CEA5920" w14:textId="77777777" w:rsidR="00B93179" w:rsidRDefault="00B93179" w:rsidP="00B93179">
      <w:pPr>
        <w:pStyle w:val="CommentText"/>
        <w:numPr>
          <w:ilvl w:val="0"/>
          <w:numId w:val="88"/>
        </w:numPr>
      </w:pPr>
      <w:r>
        <w:rPr>
          <w:color w:val="222222"/>
        </w:rPr>
        <w:t>OT systems that CAN support EDR: Deploy lightweight OT-specific agents focused on anomaly detection vs signature scanning</w:t>
      </w:r>
    </w:p>
    <w:p w14:paraId="756A0FBE" w14:textId="77777777" w:rsidR="00B93179" w:rsidRDefault="00B93179" w:rsidP="00B93179">
      <w:pPr>
        <w:pStyle w:val="CommentText"/>
        <w:numPr>
          <w:ilvl w:val="0"/>
          <w:numId w:val="88"/>
        </w:numPr>
      </w:pPr>
      <w:r>
        <w:rPr>
          <w:color w:val="222222"/>
        </w:rPr>
        <w:t>Legacy OT systems: Deploy application whitelisting (only approved executables can run) + network-based threat detection</w:t>
      </w:r>
    </w:p>
    <w:p w14:paraId="00EAD441" w14:textId="77777777" w:rsidR="00B93179" w:rsidRDefault="00B93179" w:rsidP="00B93179">
      <w:pPr>
        <w:pStyle w:val="CommentText"/>
        <w:numPr>
          <w:ilvl w:val="0"/>
          <w:numId w:val="88"/>
        </w:numPr>
      </w:pPr>
      <w:r>
        <w:rPr>
          <w:color w:val="222222"/>
        </w:rPr>
        <w:t>SCADA/HMI workstations: Hardening (disable USB, remove internet access, application whitelisting) in lieu of traditional AV if vendor prohibits</w:t>
      </w:r>
    </w:p>
    <w:p w14:paraId="4BDD6833" w14:textId="77777777" w:rsidR="00B93179" w:rsidRDefault="00B93179" w:rsidP="00B93179">
      <w:pPr>
        <w:pStyle w:val="CommentText"/>
        <w:numPr>
          <w:ilvl w:val="0"/>
          <w:numId w:val="88"/>
        </w:numPr>
      </w:pPr>
      <w:r>
        <w:rPr>
          <w:color w:val="222222"/>
        </w:rPr>
        <w:t>Vendor approval required before deploying any security agent on OT systems</w:t>
      </w:r>
    </w:p>
    <w:p w14:paraId="07F35B47" w14:textId="77777777" w:rsidR="00B93179" w:rsidRDefault="00B93179" w:rsidP="00B93179">
      <w:pPr>
        <w:pStyle w:val="CommentText"/>
        <w:numPr>
          <w:ilvl w:val="0"/>
          <w:numId w:val="88"/>
        </w:numPr>
      </w:pPr>
      <w:r>
        <w:rPr>
          <w:color w:val="222222"/>
        </w:rPr>
        <w:t>Testing in isolated environment mandatory before OT security tool deployment"</w:t>
      </w:r>
    </w:p>
    <w:p w14:paraId="1A25F97D" w14:textId="77777777" w:rsidR="00B93179" w:rsidRDefault="00B93179" w:rsidP="00B93179">
      <w:pPr>
        <w:pStyle w:val="CommentText"/>
      </w:pPr>
      <w:r>
        <w:rPr>
          <w:b/>
          <w:bCs/>
          <w:color w:val="222222"/>
        </w:rPr>
        <w:t>Criticality:</w:t>
      </w:r>
      <w:r>
        <w:rPr>
          <w:color w:val="222222"/>
        </w:rPr>
        <w:t xml:space="preserve"> MEDIUM - Important but requires coordination with OT vendors</w:t>
      </w:r>
      <w:r>
        <w:t xml:space="preserve"> </w:t>
      </w:r>
    </w:p>
  </w:comment>
  <w:comment w:id="29" w:author="Erik Stockglausner" w:date="2025-11-14T16:50:00Z" w:initials="ES">
    <w:p w14:paraId="617FE45E" w14:textId="77777777" w:rsidR="00B93179" w:rsidRDefault="00B93179" w:rsidP="00B93179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222222"/>
        </w:rPr>
        <w:t>Issue:</w:t>
      </w:r>
    </w:p>
    <w:p w14:paraId="0268D96C" w14:textId="77777777" w:rsidR="00B93179" w:rsidRDefault="00B93179" w:rsidP="00B93179">
      <w:pPr>
        <w:pStyle w:val="CommentText"/>
      </w:pPr>
      <w:r>
        <w:rPr>
          <w:color w:val="222222"/>
        </w:rPr>
        <w:t>For a data center, security metrics must align with operational uptime and customer SLA metrics.</w:t>
      </w:r>
    </w:p>
    <w:p w14:paraId="0B69AD99" w14:textId="77777777" w:rsidR="00B93179" w:rsidRDefault="00B93179" w:rsidP="00B93179">
      <w:pPr>
        <w:pStyle w:val="CommentText"/>
      </w:pPr>
      <w:r>
        <w:rPr>
          <w:b/>
          <w:bCs/>
          <w:color w:val="222222"/>
        </w:rPr>
        <w:t>Recommended Addition:</w:t>
      </w:r>
    </w:p>
    <w:p w14:paraId="7035843F" w14:textId="77777777" w:rsidR="00B93179" w:rsidRDefault="00B93179" w:rsidP="00B93179">
      <w:pPr>
        <w:pStyle w:val="CommentText"/>
      </w:pPr>
      <w:r>
        <w:rPr>
          <w:color w:val="222222"/>
        </w:rPr>
        <w:t>Add new requirement:</w:t>
      </w:r>
    </w:p>
    <w:p w14:paraId="501F6887" w14:textId="77777777" w:rsidR="00B93179" w:rsidRDefault="00B93179" w:rsidP="00B93179">
      <w:pPr>
        <w:pStyle w:val="CommentText"/>
      </w:pPr>
      <w:r>
        <w:rPr>
          <w:color w:val="222222"/>
        </w:rPr>
        <w:t xml:space="preserve">"5a. </w:t>
      </w:r>
      <w:r>
        <w:rPr>
          <w:b/>
          <w:bCs/>
          <w:color w:val="222222"/>
        </w:rPr>
        <w:t>Define Data Center-Specific Security Metrics:</w:t>
      </w:r>
    </w:p>
    <w:p w14:paraId="5FF9D324" w14:textId="77777777" w:rsidR="00B93179" w:rsidRDefault="00B93179" w:rsidP="00B93179">
      <w:pPr>
        <w:pStyle w:val="CommentText"/>
        <w:numPr>
          <w:ilvl w:val="0"/>
          <w:numId w:val="89"/>
        </w:numPr>
      </w:pPr>
      <w:r>
        <w:rPr>
          <w:color w:val="222222"/>
        </w:rPr>
        <w:t>Availability Metrics:</w:t>
      </w:r>
    </w:p>
    <w:p w14:paraId="0E25EC97" w14:textId="77777777" w:rsidR="00B93179" w:rsidRDefault="00B93179" w:rsidP="00B93179">
      <w:pPr>
        <w:pStyle w:val="CommentText"/>
        <w:numPr>
          <w:ilvl w:val="0"/>
          <w:numId w:val="89"/>
        </w:numPr>
      </w:pPr>
      <w:r>
        <w:rPr>
          <w:color w:val="222222"/>
        </w:rPr>
        <w:t>Operational Impact Metrics:</w:t>
      </w:r>
    </w:p>
    <w:p w14:paraId="5FF20E88" w14:textId="77777777" w:rsidR="00B93179" w:rsidRDefault="00B93179" w:rsidP="00B93179">
      <w:pPr>
        <w:pStyle w:val="CommentText"/>
        <w:numPr>
          <w:ilvl w:val="0"/>
          <w:numId w:val="89"/>
        </w:numPr>
      </w:pPr>
      <w:r>
        <w:rPr>
          <w:color w:val="222222"/>
        </w:rPr>
        <w:t>Compliance Metrics:</w:t>
      </w:r>
    </w:p>
    <w:p w14:paraId="73246894" w14:textId="77777777" w:rsidR="00B93179" w:rsidRDefault="00B93179" w:rsidP="00B93179">
      <w:pPr>
        <w:pStyle w:val="CommentText"/>
      </w:pPr>
      <w:r>
        <w:rPr>
          <w:b/>
          <w:bCs/>
          <w:color w:val="222222"/>
        </w:rPr>
        <w:t>Criticality:</w:t>
      </w:r>
      <w:r>
        <w:rPr>
          <w:color w:val="222222"/>
        </w:rPr>
        <w:t xml:space="preserve"> MEDIUM - Important for continuous improvement but not immediate blocker</w:t>
      </w:r>
      <w:r>
        <w:t xml:space="preserve"> </w:t>
      </w:r>
    </w:p>
  </w:comment>
  <w:comment w:id="31" w:author="Erik Stockglausner" w:date="2025-11-14T16:51:00Z" w:initials="ES">
    <w:p w14:paraId="63ACB2D9" w14:textId="77777777" w:rsidR="00B93179" w:rsidRDefault="00B93179" w:rsidP="00B93179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222222"/>
        </w:rPr>
        <w:t>Issue (if using DCIM):</w:t>
      </w:r>
    </w:p>
    <w:p w14:paraId="73561C26" w14:textId="77777777" w:rsidR="00B93179" w:rsidRDefault="00B93179" w:rsidP="00B93179">
      <w:pPr>
        <w:pStyle w:val="CommentText"/>
      </w:pPr>
      <w:r>
        <w:rPr>
          <w:color w:val="222222"/>
        </w:rPr>
        <w:t>Missing integration with DCIM (Data Center Infrastructure Management) which is source of truth for physical assets (servers, racks, power distribution, cooling units).</w:t>
      </w:r>
    </w:p>
    <w:p w14:paraId="4982DE88" w14:textId="77777777" w:rsidR="00B93179" w:rsidRDefault="00B93179" w:rsidP="00B93179">
      <w:pPr>
        <w:pStyle w:val="CommentText"/>
      </w:pPr>
      <w:r>
        <w:rPr>
          <w:b/>
          <w:bCs/>
          <w:color w:val="222222"/>
        </w:rPr>
        <w:t>Recommended Change:</w:t>
      </w:r>
    </w:p>
    <w:p w14:paraId="3C9FE3A5" w14:textId="77777777" w:rsidR="00B93179" w:rsidRDefault="00B93179" w:rsidP="00B93179">
      <w:pPr>
        <w:pStyle w:val="CommentText"/>
      </w:pPr>
      <w:r>
        <w:rPr>
          <w:color w:val="222222"/>
        </w:rPr>
        <w:t>Expand Item A:</w:t>
      </w:r>
    </w:p>
    <w:p w14:paraId="5CECFB6B" w14:textId="77777777" w:rsidR="00B93179" w:rsidRDefault="00B93179" w:rsidP="00B93179">
      <w:pPr>
        <w:pStyle w:val="CommentText"/>
      </w:pPr>
      <w:r>
        <w:rPr>
          <w:color w:val="222222"/>
        </w:rPr>
        <w:t>"A. Integrate CMDB with:</w:t>
      </w:r>
    </w:p>
    <w:p w14:paraId="0A7626D8" w14:textId="77777777" w:rsidR="00B93179" w:rsidRDefault="00B93179" w:rsidP="00B93179">
      <w:pPr>
        <w:pStyle w:val="CommentText"/>
        <w:numPr>
          <w:ilvl w:val="0"/>
          <w:numId w:val="90"/>
        </w:numPr>
      </w:pPr>
      <w:r>
        <w:rPr>
          <w:color w:val="222222"/>
        </w:rPr>
        <w:t>IT systems: Monitoring tools, SIEM, ITSM (ServiceNow), vulnerability scanners</w:t>
      </w:r>
    </w:p>
    <w:p w14:paraId="71BCE051" w14:textId="77777777" w:rsidR="00B93179" w:rsidRDefault="00B93179" w:rsidP="00B93179">
      <w:pPr>
        <w:pStyle w:val="CommentText"/>
        <w:numPr>
          <w:ilvl w:val="0"/>
          <w:numId w:val="90"/>
        </w:numPr>
      </w:pPr>
      <w:r>
        <w:rPr>
          <w:color w:val="222222"/>
        </w:rPr>
        <w:t>DCIM: Automated asset discovery from DCIM for physical infrastructure (servers, PDUs, CRAC units, UPS)</w:t>
      </w:r>
    </w:p>
    <w:p w14:paraId="75F677F0" w14:textId="77777777" w:rsidR="00B93179" w:rsidRDefault="00B93179" w:rsidP="00B93179">
      <w:pPr>
        <w:pStyle w:val="CommentText"/>
        <w:numPr>
          <w:ilvl w:val="0"/>
          <w:numId w:val="90"/>
        </w:numPr>
      </w:pPr>
      <w:r>
        <w:rPr>
          <w:color w:val="222222"/>
        </w:rPr>
        <w:t>Network management: Auto-discovery of network devices from SDN controllers, switch MAC tables</w:t>
      </w:r>
    </w:p>
    <w:p w14:paraId="0B641D6A" w14:textId="77777777" w:rsidR="00B93179" w:rsidRDefault="00B93179" w:rsidP="00B93179">
      <w:pPr>
        <w:pStyle w:val="CommentText"/>
        <w:numPr>
          <w:ilvl w:val="0"/>
          <w:numId w:val="90"/>
        </w:numPr>
      </w:pPr>
      <w:r>
        <w:rPr>
          <w:color w:val="222222"/>
        </w:rPr>
        <w:t>Virtualization platforms: Automated VM inventory from hypervisor APIs</w:t>
      </w:r>
    </w:p>
    <w:p w14:paraId="1AC91C4A" w14:textId="77777777" w:rsidR="00B93179" w:rsidRDefault="00B93179" w:rsidP="00B93179">
      <w:pPr>
        <w:pStyle w:val="CommentText"/>
        <w:numPr>
          <w:ilvl w:val="0"/>
          <w:numId w:val="90"/>
        </w:numPr>
      </w:pPr>
      <w:r>
        <w:rPr>
          <w:color w:val="222222"/>
        </w:rPr>
        <w:t>Bidirectional sync: Changes in DCIM reflect in CMDB and vice versa (single source of truth)"</w:t>
      </w:r>
    </w:p>
    <w:p w14:paraId="4E4DB960" w14:textId="77777777" w:rsidR="00B93179" w:rsidRDefault="00B93179" w:rsidP="00B93179">
      <w:pPr>
        <w:pStyle w:val="CommentText"/>
      </w:pPr>
      <w:r>
        <w:rPr>
          <w:b/>
          <w:bCs/>
          <w:color w:val="222222"/>
        </w:rPr>
        <w:t>Criticality:</w:t>
      </w:r>
      <w:r>
        <w:rPr>
          <w:color w:val="222222"/>
        </w:rPr>
        <w:t xml:space="preserve"> MEDIUM - Enhances asset management accuracy</w:t>
      </w:r>
      <w:r>
        <w:t xml:space="preserve"> </w:t>
      </w:r>
    </w:p>
  </w:comment>
  <w:comment w:id="33" w:author="Erik Stockglausner" w:date="2025-11-14T16:52:00Z" w:initials="ES">
    <w:p w14:paraId="15D65713" w14:textId="77777777" w:rsidR="00B93179" w:rsidRDefault="00B93179" w:rsidP="00B93179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222222"/>
        </w:rPr>
        <w:t>Issue:</w:t>
      </w:r>
    </w:p>
    <w:p w14:paraId="5AD742E0" w14:textId="77777777" w:rsidR="00B93179" w:rsidRDefault="00B93179" w:rsidP="00B93179">
      <w:pPr>
        <w:pStyle w:val="CommentText"/>
      </w:pPr>
      <w:r>
        <w:rPr>
          <w:color w:val="222222"/>
        </w:rPr>
        <w:t>No mention of post-quantum cryptography (PQC) readmap. With NIST PQC standards published in 2024, long-lived infrastructure should plan for quantum-resistant algorithms.</w:t>
      </w:r>
    </w:p>
    <w:p w14:paraId="0F2D7673" w14:textId="77777777" w:rsidR="00B93179" w:rsidRDefault="00B93179" w:rsidP="00B93179">
      <w:pPr>
        <w:pStyle w:val="CommentText"/>
      </w:pPr>
      <w:r>
        <w:rPr>
          <w:b/>
          <w:bCs/>
          <w:color w:val="222222"/>
        </w:rPr>
        <w:t>Recommended Addition:</w:t>
      </w:r>
    </w:p>
    <w:p w14:paraId="5E25E2E8" w14:textId="77777777" w:rsidR="00B93179" w:rsidRDefault="00B93179" w:rsidP="00B93179">
      <w:pPr>
        <w:pStyle w:val="CommentText"/>
      </w:pPr>
      <w:r>
        <w:rPr>
          <w:color w:val="222222"/>
        </w:rPr>
        <w:t>Add to Implementation section:</w:t>
      </w:r>
    </w:p>
    <w:p w14:paraId="6E7EC2E8" w14:textId="77777777" w:rsidR="00B93179" w:rsidRDefault="00B93179" w:rsidP="00B93179">
      <w:pPr>
        <w:pStyle w:val="CommentText"/>
      </w:pPr>
      <w:r>
        <w:rPr>
          <w:color w:val="222222"/>
        </w:rPr>
        <w:t xml:space="preserve">"I. </w:t>
      </w:r>
      <w:r>
        <w:rPr>
          <w:b/>
          <w:bCs/>
          <w:color w:val="222222"/>
        </w:rPr>
        <w:t>Quantum-Safe Cryptography Transition Roadmap:</w:t>
      </w:r>
    </w:p>
    <w:p w14:paraId="10083C50" w14:textId="77777777" w:rsidR="00B93179" w:rsidRDefault="00B93179" w:rsidP="00B93179">
      <w:pPr>
        <w:pStyle w:val="CommentText"/>
        <w:numPr>
          <w:ilvl w:val="0"/>
          <w:numId w:val="91"/>
        </w:numPr>
      </w:pPr>
      <w:r>
        <w:rPr>
          <w:color w:val="222222"/>
        </w:rPr>
        <w:t>Inventory all cryptographic implementations and key lifetimes (focus on long-lived keys and certificates)</w:t>
      </w:r>
    </w:p>
    <w:p w14:paraId="26FE909F" w14:textId="77777777" w:rsidR="00B93179" w:rsidRDefault="00B93179" w:rsidP="00B93179">
      <w:pPr>
        <w:pStyle w:val="CommentText"/>
        <w:numPr>
          <w:ilvl w:val="0"/>
          <w:numId w:val="91"/>
        </w:numPr>
      </w:pPr>
      <w:r>
        <w:rPr>
          <w:color w:val="222222"/>
        </w:rPr>
        <w:t>Establish timeline for NIST PQC algorithm adoption (target: 2027-2028)</w:t>
      </w:r>
    </w:p>
    <w:p w14:paraId="0EFEE926" w14:textId="77777777" w:rsidR="00B93179" w:rsidRDefault="00B93179" w:rsidP="00B93179">
      <w:pPr>
        <w:pStyle w:val="CommentText"/>
        <w:numPr>
          <w:ilvl w:val="0"/>
          <w:numId w:val="91"/>
        </w:numPr>
      </w:pPr>
      <w:r>
        <w:rPr>
          <w:color w:val="222222"/>
        </w:rPr>
        <w:t>Deploy crypto-agility in new systems (ability to swap algorithms without full system rebuild)</w:t>
      </w:r>
    </w:p>
    <w:p w14:paraId="644311EC" w14:textId="77777777" w:rsidR="00B93179" w:rsidRDefault="00B93179" w:rsidP="00B93179">
      <w:pPr>
        <w:pStyle w:val="CommentText"/>
        <w:numPr>
          <w:ilvl w:val="0"/>
          <w:numId w:val="91"/>
        </w:numPr>
      </w:pPr>
      <w:r>
        <w:rPr>
          <w:color w:val="222222"/>
        </w:rPr>
        <w:t>Prioritize quantum-safe algorithms for:</w:t>
      </w:r>
    </w:p>
    <w:p w14:paraId="4CD11013" w14:textId="77777777" w:rsidR="00B93179" w:rsidRDefault="00B93179" w:rsidP="00B93179">
      <w:pPr>
        <w:pStyle w:val="CommentText"/>
      </w:pPr>
      <w:r>
        <w:rPr>
          <w:b/>
          <w:bCs/>
          <w:color w:val="222222"/>
        </w:rPr>
        <w:t>Criticality:</w:t>
      </w:r>
      <w:r>
        <w:rPr>
          <w:color w:val="222222"/>
        </w:rPr>
        <w:t xml:space="preserve"> LOW - Future-proofing, not immediate operational need</w:t>
      </w:r>
      <w:r>
        <w:t xml:space="preserve"> </w:t>
      </w:r>
    </w:p>
  </w:comment>
  <w:comment w:id="35" w:author="Erik Stockglausner" w:date="2025-11-14T16:43:00Z" w:initials="ES">
    <w:p w14:paraId="1043E374" w14:textId="10D4F842" w:rsidR="00256B6B" w:rsidRDefault="00256B6B" w:rsidP="00256B6B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222222"/>
        </w:rPr>
        <w:t>Issue:</w:t>
      </w:r>
    </w:p>
    <w:p w14:paraId="17798474" w14:textId="77777777" w:rsidR="00256B6B" w:rsidRDefault="00256B6B" w:rsidP="00256B6B">
      <w:pPr>
        <w:pStyle w:val="CommentText"/>
      </w:pPr>
      <w:r>
        <w:rPr>
          <w:color w:val="222222"/>
        </w:rPr>
        <w:t xml:space="preserve">Cybersecurity incident response is well-defined, but there's no mention of integration with </w:t>
      </w:r>
      <w:r>
        <w:rPr>
          <w:b/>
          <w:bCs/>
          <w:color w:val="222222"/>
        </w:rPr>
        <w:t>facility emergency response procedures</w:t>
      </w:r>
      <w:r>
        <w:rPr>
          <w:color w:val="222222"/>
        </w:rPr>
        <w:t>. A cyber incident may require physical actions (e.g., isolating network equipment, shutting down compromised servers) that must coordinate with facility operations to maintain uptime for unaffected customers.</w:t>
      </w:r>
    </w:p>
    <w:p w14:paraId="2BDB092B" w14:textId="77777777" w:rsidR="00256B6B" w:rsidRDefault="00256B6B" w:rsidP="00256B6B">
      <w:pPr>
        <w:pStyle w:val="CommentText"/>
      </w:pPr>
      <w:r>
        <w:rPr>
          <w:b/>
          <w:bCs/>
          <w:color w:val="222222"/>
        </w:rPr>
        <w:t>Recommended Addition:</w:t>
      </w:r>
    </w:p>
    <w:p w14:paraId="0CFB84DA" w14:textId="77777777" w:rsidR="00256B6B" w:rsidRDefault="00256B6B" w:rsidP="00256B6B">
      <w:pPr>
        <w:pStyle w:val="CommentText"/>
      </w:pPr>
      <w:r>
        <w:rPr>
          <w:color w:val="222222"/>
        </w:rPr>
        <w:t>Add new implementation item:</w:t>
      </w:r>
    </w:p>
    <w:p w14:paraId="28244496" w14:textId="77777777" w:rsidR="00256B6B" w:rsidRDefault="00256B6B" w:rsidP="00256B6B">
      <w:pPr>
        <w:pStyle w:val="CommentText"/>
      </w:pPr>
      <w:r>
        <w:rPr>
          <w:color w:val="222222"/>
        </w:rPr>
        <w:t xml:space="preserve">"I. </w:t>
      </w:r>
      <w:r>
        <w:rPr>
          <w:b/>
          <w:bCs/>
          <w:color w:val="222222"/>
        </w:rPr>
        <w:t>Cyber-Physical Incident Response Integration:</w:t>
      </w:r>
    </w:p>
    <w:p w14:paraId="1267FA79" w14:textId="77777777" w:rsidR="00256B6B" w:rsidRDefault="00256B6B" w:rsidP="00256B6B">
      <w:pPr>
        <w:pStyle w:val="CommentText"/>
        <w:numPr>
          <w:ilvl w:val="0"/>
          <w:numId w:val="82"/>
        </w:numPr>
      </w:pPr>
      <w:r>
        <w:rPr>
          <w:color w:val="222222"/>
        </w:rPr>
        <w:t>Incident response playbooks shall include decision trees for physical isolation actions</w:t>
      </w:r>
    </w:p>
    <w:p w14:paraId="3A00AE7A" w14:textId="77777777" w:rsidR="00256B6B" w:rsidRDefault="00256B6B" w:rsidP="00256B6B">
      <w:pPr>
        <w:pStyle w:val="CommentText"/>
        <w:numPr>
          <w:ilvl w:val="0"/>
          <w:numId w:val="82"/>
        </w:numPr>
      </w:pPr>
      <w:r>
        <w:rPr>
          <w:color w:val="222222"/>
        </w:rPr>
        <w:t>Escalation to Facility Manager required when incident response may impact:</w:t>
      </w:r>
    </w:p>
    <w:p w14:paraId="473252D7" w14:textId="77777777" w:rsidR="00256B6B" w:rsidRDefault="00256B6B" w:rsidP="00256B6B">
      <w:pPr>
        <w:pStyle w:val="CommentText"/>
        <w:numPr>
          <w:ilvl w:val="0"/>
          <w:numId w:val="82"/>
        </w:numPr>
      </w:pPr>
      <w:r>
        <w:rPr>
          <w:color w:val="222222"/>
        </w:rPr>
        <w:t>Joint exercises quarterly with IT incident response team and facility operations team</w:t>
      </w:r>
    </w:p>
    <w:p w14:paraId="70A0D7BF" w14:textId="77777777" w:rsidR="00256B6B" w:rsidRDefault="00256B6B" w:rsidP="00256B6B">
      <w:pPr>
        <w:pStyle w:val="CommentText"/>
        <w:numPr>
          <w:ilvl w:val="0"/>
          <w:numId w:val="82"/>
        </w:numPr>
      </w:pPr>
      <w:r>
        <w:rPr>
          <w:color w:val="222222"/>
        </w:rPr>
        <w:t>Communication protocols defined for coordinating cyber incident response during facility emergencies (fire, flood, power outage)</w:t>
      </w:r>
    </w:p>
    <w:p w14:paraId="6581ABD4" w14:textId="77777777" w:rsidR="00256B6B" w:rsidRDefault="00256B6B" w:rsidP="00256B6B">
      <w:pPr>
        <w:pStyle w:val="CommentText"/>
        <w:numPr>
          <w:ilvl w:val="0"/>
          <w:numId w:val="82"/>
        </w:numPr>
      </w:pPr>
      <w:r>
        <w:rPr>
          <w:color w:val="222222"/>
        </w:rPr>
        <w:t>Customer impact assessment mandatory before physical isolation actions affecting multi-tenant environments"</w:t>
      </w:r>
    </w:p>
    <w:p w14:paraId="3AA9BE28" w14:textId="77777777" w:rsidR="00256B6B" w:rsidRDefault="00256B6B" w:rsidP="00256B6B">
      <w:pPr>
        <w:pStyle w:val="CommentText"/>
      </w:pPr>
      <w:r>
        <w:rPr>
          <w:b/>
          <w:bCs/>
          <w:color w:val="222222"/>
        </w:rPr>
        <w:t>Criticality:</w:t>
      </w:r>
      <w:r>
        <w:rPr>
          <w:color w:val="222222"/>
        </w:rPr>
        <w:t xml:space="preserve"> HIGH - Critical infrastructure requires integrated cyber-physical incident response</w:t>
      </w:r>
      <w:r>
        <w:t xml:space="preserve"> </w:t>
      </w:r>
    </w:p>
    <w:p w14:paraId="1CF0CBB7" w14:textId="77777777" w:rsidR="00256B6B" w:rsidRDefault="00256B6B" w:rsidP="00256B6B">
      <w:pPr>
        <w:pStyle w:val="CommentText"/>
      </w:pPr>
    </w:p>
    <w:p w14:paraId="5CC3F462" w14:textId="77777777" w:rsidR="00256B6B" w:rsidRDefault="00256B6B" w:rsidP="00256B6B">
      <w:pPr>
        <w:pStyle w:val="CommentText"/>
      </w:pPr>
      <w:r>
        <w:rPr>
          <w:b/>
          <w:bCs/>
          <w:color w:val="222222"/>
        </w:rPr>
        <w:t>Issue:</w:t>
      </w:r>
    </w:p>
    <w:p w14:paraId="648349B0" w14:textId="77777777" w:rsidR="00256B6B" w:rsidRDefault="00256B6B" w:rsidP="00256B6B">
      <w:pPr>
        <w:pStyle w:val="CommentText"/>
      </w:pPr>
      <w:r>
        <w:rPr>
          <w:color w:val="222222"/>
        </w:rPr>
        <w:t>Ransomware is the #1 threat to data centers and critical infrastructure. The document lacks ransomware-specific response procedures.</w:t>
      </w:r>
    </w:p>
    <w:p w14:paraId="1BAEC8F8" w14:textId="77777777" w:rsidR="00256B6B" w:rsidRDefault="00256B6B" w:rsidP="00256B6B">
      <w:pPr>
        <w:pStyle w:val="CommentText"/>
      </w:pPr>
      <w:r>
        <w:rPr>
          <w:b/>
          <w:bCs/>
          <w:color w:val="222222"/>
        </w:rPr>
        <w:t>Recommended Addition:</w:t>
      </w:r>
    </w:p>
    <w:p w14:paraId="1B609861" w14:textId="77777777" w:rsidR="00256B6B" w:rsidRDefault="00256B6B" w:rsidP="00256B6B">
      <w:pPr>
        <w:pStyle w:val="CommentText"/>
      </w:pPr>
      <w:r>
        <w:rPr>
          <w:color w:val="222222"/>
        </w:rPr>
        <w:t>Add to Implementation section:</w:t>
      </w:r>
    </w:p>
    <w:p w14:paraId="63C28340" w14:textId="77777777" w:rsidR="00256B6B" w:rsidRDefault="00256B6B" w:rsidP="00256B6B">
      <w:pPr>
        <w:pStyle w:val="CommentText"/>
      </w:pPr>
      <w:r>
        <w:rPr>
          <w:color w:val="222222"/>
        </w:rPr>
        <w:t xml:space="preserve">"J. </w:t>
      </w:r>
      <w:r>
        <w:rPr>
          <w:b/>
          <w:bCs/>
          <w:color w:val="222222"/>
        </w:rPr>
        <w:t>Ransomware-Specific Response Playbook:</w:t>
      </w:r>
    </w:p>
    <w:p w14:paraId="38320910" w14:textId="77777777" w:rsidR="00256B6B" w:rsidRDefault="00256B6B" w:rsidP="00256B6B">
      <w:pPr>
        <w:pStyle w:val="CommentText"/>
        <w:numPr>
          <w:ilvl w:val="0"/>
          <w:numId w:val="83"/>
        </w:numPr>
      </w:pPr>
      <w:r>
        <w:rPr>
          <w:color w:val="222222"/>
        </w:rPr>
        <w:t>Immediate Actions (0-15 minutes):</w:t>
      </w:r>
    </w:p>
    <w:p w14:paraId="72928A58" w14:textId="77777777" w:rsidR="00256B6B" w:rsidRDefault="00256B6B" w:rsidP="00256B6B">
      <w:pPr>
        <w:pStyle w:val="CommentText"/>
        <w:numPr>
          <w:ilvl w:val="0"/>
          <w:numId w:val="83"/>
        </w:numPr>
      </w:pPr>
      <w:r>
        <w:rPr>
          <w:color w:val="222222"/>
        </w:rPr>
        <w:t>Investigation (15 minutes - 4 hours):</w:t>
      </w:r>
    </w:p>
    <w:p w14:paraId="7AD24282" w14:textId="77777777" w:rsidR="00256B6B" w:rsidRDefault="00256B6B" w:rsidP="00256B6B">
      <w:pPr>
        <w:pStyle w:val="CommentText"/>
        <w:numPr>
          <w:ilvl w:val="0"/>
          <w:numId w:val="83"/>
        </w:numPr>
      </w:pPr>
      <w:r>
        <w:rPr>
          <w:color w:val="222222"/>
        </w:rPr>
        <w:t>Recovery (4 hours+):</w:t>
      </w:r>
    </w:p>
    <w:p w14:paraId="6F4E6ED5" w14:textId="77777777" w:rsidR="00256B6B" w:rsidRDefault="00256B6B" w:rsidP="00256B6B">
      <w:pPr>
        <w:pStyle w:val="CommentText"/>
        <w:numPr>
          <w:ilvl w:val="0"/>
          <w:numId w:val="83"/>
        </w:numPr>
      </w:pPr>
      <w:r>
        <w:rPr>
          <w:color w:val="222222"/>
        </w:rPr>
        <w:t>NO RANSOM PAYMENT without executive approval and legal/regulatory consultation"</w:t>
      </w:r>
    </w:p>
    <w:p w14:paraId="0F7B523B" w14:textId="77777777" w:rsidR="00256B6B" w:rsidRDefault="00256B6B" w:rsidP="00256B6B">
      <w:pPr>
        <w:pStyle w:val="CommentText"/>
      </w:pPr>
      <w:r>
        <w:rPr>
          <w:b/>
          <w:bCs/>
          <w:color w:val="222222"/>
        </w:rPr>
        <w:t>Criticality:</w:t>
      </w:r>
      <w:r>
        <w:rPr>
          <w:color w:val="222222"/>
        </w:rPr>
        <w:t xml:space="preserve"> HIGH - Ransomware is existential threat to data center operations</w:t>
      </w:r>
      <w:r>
        <w:t xml:space="preserve"> </w:t>
      </w:r>
    </w:p>
  </w:comment>
  <w:comment w:id="37" w:author="Erik Stockglausner" w:date="2025-11-14T16:52:00Z" w:initials="ES">
    <w:p w14:paraId="6D7AD4DE" w14:textId="77777777" w:rsidR="00B93179" w:rsidRDefault="00B93179" w:rsidP="00B93179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222222"/>
        </w:rPr>
        <w:t>Issue:</w:t>
      </w:r>
    </w:p>
    <w:p w14:paraId="1C453E10" w14:textId="77777777" w:rsidR="00B93179" w:rsidRDefault="00B93179" w:rsidP="00B93179">
      <w:pPr>
        <w:pStyle w:val="CommentText"/>
      </w:pPr>
      <w:r>
        <w:rPr>
          <w:color w:val="222222"/>
        </w:rPr>
        <w:t>Generic security training may not address data center-specific threats and operational scenarios.</w:t>
      </w:r>
    </w:p>
    <w:p w14:paraId="276AB791" w14:textId="77777777" w:rsidR="00B93179" w:rsidRDefault="00B93179" w:rsidP="00B93179">
      <w:pPr>
        <w:pStyle w:val="CommentText"/>
      </w:pPr>
      <w:r>
        <w:rPr>
          <w:b/>
          <w:bCs/>
          <w:color w:val="222222"/>
        </w:rPr>
        <w:t>Recommended Addition:</w:t>
      </w:r>
    </w:p>
    <w:p w14:paraId="441101A7" w14:textId="77777777" w:rsidR="00B93179" w:rsidRDefault="00B93179" w:rsidP="00B93179">
      <w:pPr>
        <w:pStyle w:val="CommentText"/>
      </w:pPr>
      <w:r>
        <w:rPr>
          <w:color w:val="222222"/>
        </w:rPr>
        <w:t>Add new requirement:</w:t>
      </w:r>
    </w:p>
    <w:p w14:paraId="5B79448D" w14:textId="77777777" w:rsidR="00B93179" w:rsidRDefault="00B93179" w:rsidP="00B93179">
      <w:pPr>
        <w:pStyle w:val="CommentText"/>
      </w:pPr>
      <w:r>
        <w:rPr>
          <w:color w:val="222222"/>
        </w:rPr>
        <w:t xml:space="preserve">"1a. </w:t>
      </w:r>
      <w:r>
        <w:rPr>
          <w:b/>
          <w:bCs/>
          <w:color w:val="222222"/>
        </w:rPr>
        <w:t>Role-Specific Security Training:</w:t>
      </w:r>
    </w:p>
    <w:p w14:paraId="5647A9BE" w14:textId="77777777" w:rsidR="00B93179" w:rsidRDefault="00B93179" w:rsidP="00B93179">
      <w:pPr>
        <w:pStyle w:val="CommentText"/>
        <w:numPr>
          <w:ilvl w:val="0"/>
          <w:numId w:val="92"/>
        </w:numPr>
      </w:pPr>
      <w:r>
        <w:rPr>
          <w:color w:val="222222"/>
        </w:rPr>
        <w:t>Data Center Operations Staff: Physical tailgating prevention, social engineering recognition, proper visitor escort procedures, suspicious behavior reporting</w:t>
      </w:r>
    </w:p>
    <w:p w14:paraId="1647B3AB" w14:textId="77777777" w:rsidR="00B93179" w:rsidRDefault="00B93179" w:rsidP="00B93179">
      <w:pPr>
        <w:pStyle w:val="CommentText"/>
        <w:numPr>
          <w:ilvl w:val="0"/>
          <w:numId w:val="92"/>
        </w:numPr>
      </w:pPr>
      <w:r>
        <w:rPr>
          <w:color w:val="222222"/>
        </w:rPr>
        <w:t>Network Operations Center (NOC): DDoS attack recognition and mitigation, anomaly detection in traffic patterns, escalation procedures</w:t>
      </w:r>
    </w:p>
    <w:p w14:paraId="57C47233" w14:textId="77777777" w:rsidR="00B93179" w:rsidRDefault="00B93179" w:rsidP="00B93179">
      <w:pPr>
        <w:pStyle w:val="CommentText"/>
        <w:numPr>
          <w:ilvl w:val="0"/>
          <w:numId w:val="92"/>
        </w:numPr>
      </w:pPr>
      <w:r>
        <w:rPr>
          <w:color w:val="222222"/>
        </w:rPr>
        <w:t>Facility Engineers: OT security awareness, vendor access protocols, control system segregation importance</w:t>
      </w:r>
    </w:p>
    <w:p w14:paraId="265DE885" w14:textId="77777777" w:rsidR="00B93179" w:rsidRDefault="00B93179" w:rsidP="00B93179">
      <w:pPr>
        <w:pStyle w:val="CommentText"/>
        <w:numPr>
          <w:ilvl w:val="0"/>
          <w:numId w:val="92"/>
        </w:numPr>
      </w:pPr>
      <w:r>
        <w:rPr>
          <w:color w:val="222222"/>
        </w:rPr>
        <w:t>Customer Support: Vishing (voice phishing) prevention, account takeover indicators, secure information disclosure procedures"</w:t>
      </w:r>
    </w:p>
    <w:p w14:paraId="397E60C1" w14:textId="77777777" w:rsidR="00B93179" w:rsidRDefault="00B93179" w:rsidP="00B93179">
      <w:pPr>
        <w:pStyle w:val="CommentText"/>
      </w:pPr>
      <w:r>
        <w:rPr>
          <w:b/>
          <w:bCs/>
          <w:color w:val="222222"/>
        </w:rPr>
        <w:t>Criticality:</w:t>
      </w:r>
      <w:r>
        <w:rPr>
          <w:color w:val="222222"/>
        </w:rPr>
        <w:t xml:space="preserve"> LOW - Enhances training effectiveness but not blocking issue</w:t>
      </w:r>
      <w:r>
        <w:t xml:space="preserve"> </w:t>
      </w:r>
    </w:p>
  </w:comment>
  <w:comment w:id="39" w:author="Erik Stockglausner" w:date="2025-11-14T16:45:00Z" w:initials="ES">
    <w:p w14:paraId="35F5820A" w14:textId="5ACC3875" w:rsidR="00256B6B" w:rsidRDefault="00256B6B" w:rsidP="00256B6B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222222"/>
        </w:rPr>
        <w:t>Issue:</w:t>
      </w:r>
    </w:p>
    <w:p w14:paraId="268A97BF" w14:textId="77777777" w:rsidR="00256B6B" w:rsidRDefault="00256B6B" w:rsidP="00256B6B">
      <w:pPr>
        <w:pStyle w:val="CommentText"/>
      </w:pPr>
      <w:r>
        <w:rPr>
          <w:color w:val="222222"/>
        </w:rPr>
        <w:t>Physical security is treated separately from cybersecurity. Modern data centers require integrated cyber-physical security where:</w:t>
      </w:r>
    </w:p>
    <w:p w14:paraId="2DEC3342" w14:textId="77777777" w:rsidR="00256B6B" w:rsidRDefault="00256B6B" w:rsidP="00256B6B">
      <w:pPr>
        <w:pStyle w:val="CommentText"/>
        <w:numPr>
          <w:ilvl w:val="0"/>
          <w:numId w:val="84"/>
        </w:numPr>
      </w:pPr>
      <w:r>
        <w:rPr>
          <w:color w:val="222222"/>
        </w:rPr>
        <w:t>Badge readers are network devices that can be compromised</w:t>
      </w:r>
    </w:p>
    <w:p w14:paraId="59773FA5" w14:textId="77777777" w:rsidR="00256B6B" w:rsidRDefault="00256B6B" w:rsidP="00256B6B">
      <w:pPr>
        <w:pStyle w:val="CommentText"/>
        <w:numPr>
          <w:ilvl w:val="0"/>
          <w:numId w:val="84"/>
        </w:numPr>
      </w:pPr>
      <w:r>
        <w:rPr>
          <w:color w:val="222222"/>
        </w:rPr>
        <w:t>CCTV systems store video on network storage</w:t>
      </w:r>
    </w:p>
    <w:p w14:paraId="4ED18085" w14:textId="77777777" w:rsidR="00256B6B" w:rsidRDefault="00256B6B" w:rsidP="00256B6B">
      <w:pPr>
        <w:pStyle w:val="CommentText"/>
        <w:numPr>
          <w:ilvl w:val="0"/>
          <w:numId w:val="84"/>
        </w:numPr>
      </w:pPr>
      <w:r>
        <w:rPr>
          <w:color w:val="222222"/>
        </w:rPr>
        <w:t>Physical access logs are cybersecurity events</w:t>
      </w:r>
    </w:p>
    <w:p w14:paraId="563C5784" w14:textId="77777777" w:rsidR="00256B6B" w:rsidRDefault="00256B6B" w:rsidP="00256B6B">
      <w:pPr>
        <w:pStyle w:val="CommentText"/>
      </w:pPr>
      <w:r>
        <w:rPr>
          <w:b/>
          <w:bCs/>
          <w:color w:val="222222"/>
        </w:rPr>
        <w:t>Recommended Addition:</w:t>
      </w:r>
    </w:p>
    <w:p w14:paraId="63F63DB0" w14:textId="77777777" w:rsidR="00256B6B" w:rsidRDefault="00256B6B" w:rsidP="00256B6B">
      <w:pPr>
        <w:pStyle w:val="CommentText"/>
      </w:pPr>
      <w:r>
        <w:rPr>
          <w:color w:val="222222"/>
        </w:rPr>
        <w:t>Add new implementation item:</w:t>
      </w:r>
    </w:p>
    <w:p w14:paraId="78A987DD" w14:textId="77777777" w:rsidR="00256B6B" w:rsidRDefault="00256B6B" w:rsidP="00256B6B">
      <w:pPr>
        <w:pStyle w:val="CommentText"/>
      </w:pPr>
      <w:r>
        <w:rPr>
          <w:color w:val="222222"/>
        </w:rPr>
        <w:t xml:space="preserve">"J. </w:t>
      </w:r>
      <w:r>
        <w:rPr>
          <w:b/>
          <w:bCs/>
          <w:color w:val="222222"/>
        </w:rPr>
        <w:t>Cyber-Physical Security Integration:</w:t>
      </w:r>
    </w:p>
    <w:p w14:paraId="1ACE1DF3" w14:textId="77777777" w:rsidR="00256B6B" w:rsidRDefault="00256B6B" w:rsidP="00256B6B">
      <w:pPr>
        <w:pStyle w:val="CommentText"/>
        <w:numPr>
          <w:ilvl w:val="0"/>
          <w:numId w:val="85"/>
        </w:numPr>
      </w:pPr>
      <w:r>
        <w:rPr>
          <w:color w:val="222222"/>
        </w:rPr>
        <w:t>Access control system (ACS) shall be on dedicated OT network segment with firewall protection</w:t>
      </w:r>
    </w:p>
    <w:p w14:paraId="705FC612" w14:textId="77777777" w:rsidR="00256B6B" w:rsidRDefault="00256B6B" w:rsidP="00256B6B">
      <w:pPr>
        <w:pStyle w:val="CommentText"/>
        <w:numPr>
          <w:ilvl w:val="0"/>
          <w:numId w:val="85"/>
        </w:numPr>
      </w:pPr>
      <w:r>
        <w:rPr>
          <w:color w:val="222222"/>
        </w:rPr>
        <w:t>ACS integration with IAM system for automated badge provisioning/de-provisioning</w:t>
      </w:r>
    </w:p>
    <w:p w14:paraId="253E95BB" w14:textId="77777777" w:rsidR="00256B6B" w:rsidRDefault="00256B6B" w:rsidP="00256B6B">
      <w:pPr>
        <w:pStyle w:val="CommentText"/>
        <w:numPr>
          <w:ilvl w:val="0"/>
          <w:numId w:val="85"/>
        </w:numPr>
      </w:pPr>
      <w:r>
        <w:rPr>
          <w:color w:val="222222"/>
        </w:rPr>
        <w:t>Failed badge attempts (≥3 attempts in 15 minutes) generate SIEM alert</w:t>
      </w:r>
    </w:p>
    <w:p w14:paraId="6D02DDB4" w14:textId="77777777" w:rsidR="00256B6B" w:rsidRDefault="00256B6B" w:rsidP="00256B6B">
      <w:pPr>
        <w:pStyle w:val="CommentText"/>
        <w:numPr>
          <w:ilvl w:val="0"/>
          <w:numId w:val="85"/>
        </w:numPr>
      </w:pPr>
      <w:r>
        <w:rPr>
          <w:color w:val="222222"/>
        </w:rPr>
        <w:t>CCTV video storage on air-gapped network with unidirectional export to SIEM for AI-based anomaly detection</w:t>
      </w:r>
    </w:p>
    <w:p w14:paraId="22003A21" w14:textId="77777777" w:rsidR="00256B6B" w:rsidRDefault="00256B6B" w:rsidP="00256B6B">
      <w:pPr>
        <w:pStyle w:val="CommentText"/>
        <w:numPr>
          <w:ilvl w:val="0"/>
          <w:numId w:val="85"/>
        </w:numPr>
      </w:pPr>
      <w:r>
        <w:rPr>
          <w:color w:val="222222"/>
        </w:rPr>
        <w:t>Man-trap/portal authentication requires both badge AND biometric (multi-factor physical authentication)</w:t>
      </w:r>
    </w:p>
    <w:p w14:paraId="7DC2C1A7" w14:textId="77777777" w:rsidR="00256B6B" w:rsidRDefault="00256B6B" w:rsidP="00256B6B">
      <w:pPr>
        <w:pStyle w:val="CommentText"/>
        <w:numPr>
          <w:ilvl w:val="0"/>
          <w:numId w:val="85"/>
        </w:numPr>
      </w:pPr>
      <w:r>
        <w:rPr>
          <w:color w:val="222222"/>
        </w:rPr>
        <w:t>Data hall access requires: valid badge, biometric, AND escort for non-employees</w:t>
      </w:r>
    </w:p>
    <w:p w14:paraId="338C1051" w14:textId="77777777" w:rsidR="00256B6B" w:rsidRDefault="00256B6B" w:rsidP="00256B6B">
      <w:pPr>
        <w:pStyle w:val="CommentText"/>
        <w:numPr>
          <w:ilvl w:val="0"/>
          <w:numId w:val="85"/>
        </w:numPr>
      </w:pPr>
      <w:r>
        <w:rPr>
          <w:color w:val="222222"/>
        </w:rPr>
        <w:t>Cyber incident escalation may trigger physical security measures:</w:t>
      </w:r>
    </w:p>
    <w:p w14:paraId="3010D628" w14:textId="77777777" w:rsidR="00256B6B" w:rsidRDefault="00256B6B" w:rsidP="00256B6B">
      <w:pPr>
        <w:pStyle w:val="CommentText"/>
      </w:pPr>
      <w:r>
        <w:rPr>
          <w:b/>
          <w:bCs/>
          <w:color w:val="222222"/>
        </w:rPr>
        <w:t>Criticality:</w:t>
      </w:r>
      <w:r>
        <w:rPr>
          <w:color w:val="222222"/>
        </w:rPr>
        <w:t xml:space="preserve"> HIGH - Physical security is part of defense-in-depth for critical infrastructure</w:t>
      </w:r>
      <w:r>
        <w:t xml:space="preserve"> </w:t>
      </w:r>
    </w:p>
  </w:comment>
  <w:comment w:id="42" w:author="Erik Stockglausner" w:date="2025-11-14T16:55:00Z" w:initials="ES">
    <w:p w14:paraId="54C4132F" w14:textId="77777777" w:rsidR="00B93179" w:rsidRDefault="00B93179" w:rsidP="00B93179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222222"/>
        </w:rPr>
        <w:t>Issue:</w:t>
      </w:r>
    </w:p>
    <w:p w14:paraId="0120D6EF" w14:textId="77777777" w:rsidR="00B93179" w:rsidRDefault="00B93179" w:rsidP="00B93179">
      <w:pPr>
        <w:pStyle w:val="CommentText"/>
      </w:pPr>
      <w:r>
        <w:rPr>
          <w:color w:val="222222"/>
        </w:rPr>
        <w:t>The document references BCP/DRP in multiple sections but does not provide integrated view of how information security aligns with facility-level business continuity.</w:t>
      </w:r>
    </w:p>
    <w:p w14:paraId="63E23A22" w14:textId="77777777" w:rsidR="00B93179" w:rsidRDefault="00B93179" w:rsidP="00B93179">
      <w:pPr>
        <w:pStyle w:val="CommentText"/>
      </w:pPr>
      <w:r>
        <w:rPr>
          <w:b/>
          <w:bCs/>
          <w:color w:val="222222"/>
        </w:rPr>
        <w:t>Recommendation:</w:t>
      </w:r>
    </w:p>
    <w:p w14:paraId="78DD03BD" w14:textId="77777777" w:rsidR="00B93179" w:rsidRDefault="00B93179" w:rsidP="00B93179">
      <w:pPr>
        <w:pStyle w:val="CommentText"/>
      </w:pPr>
      <w:r>
        <w:rPr>
          <w:color w:val="222222"/>
        </w:rPr>
        <w:t xml:space="preserve">Add new subsection </w:t>
      </w:r>
      <w:r>
        <w:rPr>
          <w:b/>
          <w:bCs/>
          <w:color w:val="222222"/>
        </w:rPr>
        <w:t>"3.20 - Security in Business Continuity Planning"</w:t>
      </w:r>
      <w:r>
        <w:rPr>
          <w:color w:val="222222"/>
        </w:rPr>
        <w:t xml:space="preserve"> covering:</w:t>
      </w:r>
    </w:p>
    <w:p w14:paraId="51E569B6" w14:textId="77777777" w:rsidR="00B93179" w:rsidRDefault="00B93179" w:rsidP="00B93179">
      <w:pPr>
        <w:pStyle w:val="CommentText"/>
        <w:numPr>
          <w:ilvl w:val="0"/>
          <w:numId w:val="93"/>
        </w:numPr>
      </w:pPr>
      <w:r>
        <w:rPr>
          <w:color w:val="222222"/>
        </w:rPr>
        <w:t>Security controls that must remain operational during disaster recovery scenarios</w:t>
      </w:r>
    </w:p>
    <w:p w14:paraId="6915554A" w14:textId="77777777" w:rsidR="00B93179" w:rsidRDefault="00B93179" w:rsidP="00B93179">
      <w:pPr>
        <w:pStyle w:val="CommentText"/>
        <w:numPr>
          <w:ilvl w:val="0"/>
          <w:numId w:val="93"/>
        </w:numPr>
      </w:pPr>
      <w:r>
        <w:rPr>
          <w:color w:val="222222"/>
        </w:rPr>
        <w:t>Degraded security posture during emergency operations (documented exceptions)</w:t>
      </w:r>
    </w:p>
    <w:p w14:paraId="7275E07B" w14:textId="77777777" w:rsidR="00B93179" w:rsidRDefault="00B93179" w:rsidP="00B93179">
      <w:pPr>
        <w:pStyle w:val="CommentText"/>
        <w:numPr>
          <w:ilvl w:val="0"/>
          <w:numId w:val="93"/>
        </w:numPr>
      </w:pPr>
      <w:r>
        <w:rPr>
          <w:color w:val="222222"/>
        </w:rPr>
        <w:t>Geographic diversity requirements for security infrastructure (e.g., backup SIEM in different location)</w:t>
      </w:r>
    </w:p>
    <w:p w14:paraId="2F31BE67" w14:textId="77777777" w:rsidR="00B93179" w:rsidRDefault="00B93179" w:rsidP="00B93179">
      <w:pPr>
        <w:pStyle w:val="CommentText"/>
        <w:numPr>
          <w:ilvl w:val="0"/>
          <w:numId w:val="93"/>
        </w:numPr>
      </w:pPr>
      <w:r>
        <w:rPr>
          <w:color w:val="222222"/>
        </w:rPr>
        <w:t>Cybersecurity considerations for failover to disaster recovery site</w:t>
      </w:r>
    </w:p>
    <w:p w14:paraId="70CF3425" w14:textId="77777777" w:rsidR="00B93179" w:rsidRDefault="00B93179" w:rsidP="00B93179">
      <w:pPr>
        <w:pStyle w:val="CommentText"/>
        <w:numPr>
          <w:ilvl w:val="0"/>
          <w:numId w:val="93"/>
        </w:numPr>
      </w:pPr>
      <w:r>
        <w:rPr>
          <w:color w:val="222222"/>
        </w:rPr>
        <w:t>Testing security controls as part of annual DR exercises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DE727EC" w15:done="0"/>
  <w15:commentEx w15:paraId="6604A83F" w15:done="0"/>
  <w15:commentEx w15:paraId="109A0B4B" w15:done="0"/>
  <w15:commentEx w15:paraId="038296CC" w15:done="0"/>
  <w15:commentEx w15:paraId="3A5F8747" w15:done="0"/>
  <w15:commentEx w15:paraId="2783D88D" w15:done="0"/>
  <w15:commentEx w15:paraId="382B8FBE" w15:done="0"/>
  <w15:commentEx w15:paraId="0D78B147" w15:done="0"/>
  <w15:commentEx w15:paraId="1A25F97D" w15:done="0"/>
  <w15:commentEx w15:paraId="73246894" w15:done="0"/>
  <w15:commentEx w15:paraId="4E4DB960" w15:done="0"/>
  <w15:commentEx w15:paraId="4CD11013" w15:done="0"/>
  <w15:commentEx w15:paraId="0F7B523B" w15:done="0"/>
  <w15:commentEx w15:paraId="397E60C1" w15:done="0"/>
  <w15:commentEx w15:paraId="3010D628" w15:done="0"/>
  <w15:commentEx w15:paraId="70CF342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93197E4" w16cex:dateUtc="2025-11-14T15:58:00Z"/>
  <w16cex:commentExtensible w16cex:durableId="01F60D32" w16cex:dateUtc="2025-11-14T15:29:00Z"/>
  <w16cex:commentExtensible w16cex:durableId="7E749C49" w16cex:dateUtc="2025-11-14T15:28:00Z"/>
  <w16cex:commentExtensible w16cex:durableId="59F6053F" w16cex:dateUtc="2025-11-14T15:47:00Z"/>
  <w16cex:commentExtensible w16cex:durableId="7A0068A6" w16cex:dateUtc="2025-11-14T15:33:00Z"/>
  <w16cex:commentExtensible w16cex:durableId="2164B3FE" w16cex:dateUtc="2025-11-14T15:35:00Z"/>
  <w16cex:commentExtensible w16cex:durableId="6096D27F" w16cex:dateUtc="2025-11-14T15:42:00Z"/>
  <w16cex:commentExtensible w16cex:durableId="73C148FA" w16cex:dateUtc="2025-11-14T15:36:00Z"/>
  <w16cex:commentExtensible w16cex:durableId="735D5F63" w16cex:dateUtc="2025-11-14T15:49:00Z"/>
  <w16cex:commentExtensible w16cex:durableId="2FB37C49" w16cex:dateUtc="2025-11-14T15:50:00Z"/>
  <w16cex:commentExtensible w16cex:durableId="46FE1B5B" w16cex:dateUtc="2025-11-14T15:51:00Z"/>
  <w16cex:commentExtensible w16cex:durableId="6DF438BE" w16cex:dateUtc="2025-11-14T15:52:00Z"/>
  <w16cex:commentExtensible w16cex:durableId="50FA9E8B" w16cex:dateUtc="2025-11-14T15:43:00Z"/>
  <w16cex:commentExtensible w16cex:durableId="20362FC4" w16cex:dateUtc="2025-11-14T15:52:00Z"/>
  <w16cex:commentExtensible w16cex:durableId="00E053BE" w16cex:dateUtc="2025-11-14T15:45:00Z"/>
  <w16cex:commentExtensible w16cex:durableId="63C687E2" w16cex:dateUtc="2025-11-14T15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DE727EC" w16cid:durableId="393197E4"/>
  <w16cid:commentId w16cid:paraId="6604A83F" w16cid:durableId="01F60D32"/>
  <w16cid:commentId w16cid:paraId="109A0B4B" w16cid:durableId="7E749C49"/>
  <w16cid:commentId w16cid:paraId="038296CC" w16cid:durableId="59F6053F"/>
  <w16cid:commentId w16cid:paraId="3A5F8747" w16cid:durableId="7A0068A6"/>
  <w16cid:commentId w16cid:paraId="2783D88D" w16cid:durableId="2164B3FE"/>
  <w16cid:commentId w16cid:paraId="382B8FBE" w16cid:durableId="6096D27F"/>
  <w16cid:commentId w16cid:paraId="0D78B147" w16cid:durableId="73C148FA"/>
  <w16cid:commentId w16cid:paraId="1A25F97D" w16cid:durableId="735D5F63"/>
  <w16cid:commentId w16cid:paraId="73246894" w16cid:durableId="2FB37C49"/>
  <w16cid:commentId w16cid:paraId="4E4DB960" w16cid:durableId="46FE1B5B"/>
  <w16cid:commentId w16cid:paraId="4CD11013" w16cid:durableId="6DF438BE"/>
  <w16cid:commentId w16cid:paraId="0F7B523B" w16cid:durableId="50FA9E8B"/>
  <w16cid:commentId w16cid:paraId="397E60C1" w16cid:durableId="20362FC4"/>
  <w16cid:commentId w16cid:paraId="3010D628" w16cid:durableId="00E053BE"/>
  <w16cid:commentId w16cid:paraId="70CF3425" w16cid:durableId="63C687E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2370B" w14:textId="77777777" w:rsidR="00694282" w:rsidRDefault="00694282" w:rsidP="002356A0">
      <w:pPr>
        <w:spacing w:after="0" w:line="240" w:lineRule="auto"/>
      </w:pPr>
      <w:r>
        <w:separator/>
      </w:r>
    </w:p>
  </w:endnote>
  <w:endnote w:type="continuationSeparator" w:id="0">
    <w:p w14:paraId="1DB61B70" w14:textId="77777777" w:rsidR="00694282" w:rsidRDefault="00694282" w:rsidP="00235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aro Light">
    <w:altName w:val="Calibri"/>
    <w:panose1 w:val="000000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09117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FF9C7E" w14:textId="77777777" w:rsidR="00C21190" w:rsidRDefault="00C2119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234A16" w14:textId="77777777" w:rsidR="00C21190" w:rsidRDefault="00C211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E1C0F" w14:textId="77777777" w:rsidR="00694282" w:rsidRDefault="00694282" w:rsidP="002356A0">
      <w:pPr>
        <w:spacing w:after="0" w:line="240" w:lineRule="auto"/>
      </w:pPr>
      <w:r>
        <w:separator/>
      </w:r>
    </w:p>
  </w:footnote>
  <w:footnote w:type="continuationSeparator" w:id="0">
    <w:p w14:paraId="3F254320" w14:textId="77777777" w:rsidR="00694282" w:rsidRDefault="00694282" w:rsidP="002356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62616" w14:textId="77777777" w:rsidR="00AB3CBC" w:rsidRDefault="00AB3CBC" w:rsidP="00AB3CBC">
    <w:pPr>
      <w:tabs>
        <w:tab w:val="right" w:pos="9638"/>
        <w:tab w:val="right" w:pos="14580"/>
      </w:tabs>
      <w:jc w:val="center"/>
      <w:rPr>
        <w:b/>
        <w:sz w:val="18"/>
        <w:szCs w:val="18"/>
      </w:rPr>
    </w:pPr>
    <w:r>
      <w:rPr>
        <w:noProof/>
      </w:rPr>
      <w:drawing>
        <wp:anchor distT="0" distB="0" distL="114300" distR="114300" simplePos="0" relativeHeight="251657216" behindDoc="0" locked="0" layoutInCell="1" hidden="0" allowOverlap="1" wp14:anchorId="4FA95D38" wp14:editId="129FC8D3">
          <wp:simplePos x="0" y="0"/>
          <wp:positionH relativeFrom="margin">
            <wp:posOffset>5120640</wp:posOffset>
          </wp:positionH>
          <wp:positionV relativeFrom="paragraph">
            <wp:posOffset>53340</wp:posOffset>
          </wp:positionV>
          <wp:extent cx="822960" cy="601980"/>
          <wp:effectExtent l="0" t="0" r="0" b="7620"/>
          <wp:wrapSquare wrapText="bothSides" distT="0" distB="0" distL="114300" distR="11430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60198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b/>
        <w:sz w:val="18"/>
        <w:szCs w:val="18"/>
      </w:rPr>
      <w:pict w14:anchorId="225CC45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6" type="#_x0000_t136" style="position:absolute;left:0;text-align:left;margin-left:0;margin-top:0;width:527.85pt;height:131.95pt;rotation:315;z-index:-251658240;visibility:visible;mso-position-horizontal:center;mso-position-horizontal-relative:margin;mso-position-vertical:center;mso-position-vertical-relative:margin" fillcolor="silver" stroked="f">
          <v:fill opacity=".5"/>
          <v:textpath style="font-family:&quot;&amp;quot&quot;;font-size:1pt" string="CONFIDENTIAL"/>
          <w10:wrap anchorx="margin" anchory="margin"/>
        </v:shape>
      </w:pict>
    </w:r>
  </w:p>
  <w:p w14:paraId="763F2CDA" w14:textId="77777777" w:rsidR="006B1345" w:rsidRPr="006B1345" w:rsidRDefault="006B1345" w:rsidP="006B1345">
    <w:pPr>
      <w:pBdr>
        <w:bottom w:val="single" w:sz="8" w:space="1" w:color="000000"/>
      </w:pBdr>
      <w:tabs>
        <w:tab w:val="left" w:pos="993"/>
        <w:tab w:val="right" w:pos="9638"/>
      </w:tabs>
      <w:rPr>
        <w:rFonts w:ascii="Tahoma" w:hAnsi="Tahoma" w:cs="Tahoma"/>
        <w:b/>
        <w:sz w:val="18"/>
        <w:szCs w:val="18"/>
      </w:rPr>
    </w:pPr>
    <w:r w:rsidRPr="006B1345">
      <w:rPr>
        <w:rFonts w:ascii="Tahoma" w:hAnsi="Tahoma" w:cs="Tahoma"/>
        <w:b/>
        <w:sz w:val="18"/>
        <w:szCs w:val="18"/>
      </w:rPr>
      <w:t xml:space="preserve">Information Security Architecture </w:t>
    </w:r>
  </w:p>
  <w:p w14:paraId="408F2C75" w14:textId="25BC72A8" w:rsidR="00AB3CBC" w:rsidRPr="00AB3CBC" w:rsidRDefault="00212FBD" w:rsidP="00AB3CBC">
    <w:pPr>
      <w:pBdr>
        <w:bottom w:val="single" w:sz="8" w:space="1" w:color="000000"/>
      </w:pBdr>
      <w:tabs>
        <w:tab w:val="left" w:pos="993"/>
        <w:tab w:val="right" w:pos="9638"/>
      </w:tabs>
      <w:rPr>
        <w:rFonts w:ascii="Tahoma" w:hAnsi="Tahoma" w:cs="Tahoma"/>
        <w:b/>
        <w:sz w:val="24"/>
        <w:szCs w:val="24"/>
      </w:rPr>
    </w:pPr>
    <w:r w:rsidRPr="00212FBD">
      <w:rPr>
        <w:rFonts w:ascii="Tahoma" w:hAnsi="Tahoma" w:cs="Tahoma"/>
        <w:b/>
        <w:sz w:val="18"/>
        <w:szCs w:val="18"/>
      </w:rPr>
      <w:t>GE01-DES-PM08-GG-BOD-0002</w:t>
    </w:r>
    <w:r>
      <w:rPr>
        <w:rFonts w:ascii="Tahoma" w:hAnsi="Tahoma" w:cs="Tahoma"/>
        <w:b/>
        <w:sz w:val="18"/>
        <w:szCs w:val="18"/>
      </w:rPr>
      <w:t xml:space="preserve"> </w:t>
    </w:r>
    <w:r w:rsidR="00AB3CBC" w:rsidRPr="00AB3CBC">
      <w:rPr>
        <w:rFonts w:ascii="Tahoma" w:hAnsi="Tahoma" w:cs="Tahoma"/>
        <w:b/>
        <w:sz w:val="18"/>
        <w:szCs w:val="18"/>
      </w:rPr>
      <w:t>– November 10,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2AAB"/>
    <w:multiLevelType w:val="multilevel"/>
    <w:tmpl w:val="E51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E7AAC"/>
    <w:multiLevelType w:val="multilevel"/>
    <w:tmpl w:val="DF52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276A0"/>
    <w:multiLevelType w:val="hybridMultilevel"/>
    <w:tmpl w:val="47667020"/>
    <w:lvl w:ilvl="0" w:tplc="04190015">
      <w:start w:val="1"/>
      <w:numFmt w:val="upperLetter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65F2AD4"/>
    <w:multiLevelType w:val="hybridMultilevel"/>
    <w:tmpl w:val="760E797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67C0519"/>
    <w:multiLevelType w:val="multilevel"/>
    <w:tmpl w:val="E51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B4171"/>
    <w:multiLevelType w:val="multilevel"/>
    <w:tmpl w:val="E51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672909"/>
    <w:multiLevelType w:val="multilevel"/>
    <w:tmpl w:val="EF6E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110AF2"/>
    <w:multiLevelType w:val="multilevel"/>
    <w:tmpl w:val="E51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F80EA7"/>
    <w:multiLevelType w:val="hybridMultilevel"/>
    <w:tmpl w:val="A51E17AA"/>
    <w:lvl w:ilvl="0" w:tplc="43CAF51A">
      <w:start w:val="1"/>
      <w:numFmt w:val="decimal"/>
      <w:lvlText w:val="%1."/>
      <w:lvlJc w:val="left"/>
      <w:pPr>
        <w:ind w:left="1440" w:hanging="360"/>
      </w:pPr>
    </w:lvl>
    <w:lvl w:ilvl="1" w:tplc="7CEA9AD0">
      <w:start w:val="1"/>
      <w:numFmt w:val="decimal"/>
      <w:lvlText w:val="%2."/>
      <w:lvlJc w:val="left"/>
      <w:pPr>
        <w:ind w:left="1440" w:hanging="360"/>
      </w:pPr>
    </w:lvl>
    <w:lvl w:ilvl="2" w:tplc="BB10DF6E">
      <w:start w:val="1"/>
      <w:numFmt w:val="decimal"/>
      <w:lvlText w:val="%3."/>
      <w:lvlJc w:val="left"/>
      <w:pPr>
        <w:ind w:left="1440" w:hanging="360"/>
      </w:pPr>
    </w:lvl>
    <w:lvl w:ilvl="3" w:tplc="3E465CBC">
      <w:start w:val="1"/>
      <w:numFmt w:val="decimal"/>
      <w:lvlText w:val="%4."/>
      <w:lvlJc w:val="left"/>
      <w:pPr>
        <w:ind w:left="1440" w:hanging="360"/>
      </w:pPr>
    </w:lvl>
    <w:lvl w:ilvl="4" w:tplc="F7D443BA">
      <w:start w:val="1"/>
      <w:numFmt w:val="decimal"/>
      <w:lvlText w:val="%5."/>
      <w:lvlJc w:val="left"/>
      <w:pPr>
        <w:ind w:left="1440" w:hanging="360"/>
      </w:pPr>
    </w:lvl>
    <w:lvl w:ilvl="5" w:tplc="9AA09090">
      <w:start w:val="1"/>
      <w:numFmt w:val="decimal"/>
      <w:lvlText w:val="%6."/>
      <w:lvlJc w:val="left"/>
      <w:pPr>
        <w:ind w:left="1440" w:hanging="360"/>
      </w:pPr>
    </w:lvl>
    <w:lvl w:ilvl="6" w:tplc="46A0D8A2">
      <w:start w:val="1"/>
      <w:numFmt w:val="decimal"/>
      <w:lvlText w:val="%7."/>
      <w:lvlJc w:val="left"/>
      <w:pPr>
        <w:ind w:left="1440" w:hanging="360"/>
      </w:pPr>
    </w:lvl>
    <w:lvl w:ilvl="7" w:tplc="5FB2A2CC">
      <w:start w:val="1"/>
      <w:numFmt w:val="decimal"/>
      <w:lvlText w:val="%8."/>
      <w:lvlJc w:val="left"/>
      <w:pPr>
        <w:ind w:left="1440" w:hanging="360"/>
      </w:pPr>
    </w:lvl>
    <w:lvl w:ilvl="8" w:tplc="FF8090D4">
      <w:start w:val="1"/>
      <w:numFmt w:val="decimal"/>
      <w:lvlText w:val="%9."/>
      <w:lvlJc w:val="left"/>
      <w:pPr>
        <w:ind w:left="1440" w:hanging="360"/>
      </w:pPr>
    </w:lvl>
  </w:abstractNum>
  <w:abstractNum w:abstractNumId="9" w15:restartNumberingAfterBreak="0">
    <w:nsid w:val="0D354FA9"/>
    <w:multiLevelType w:val="multilevel"/>
    <w:tmpl w:val="E51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C74388"/>
    <w:multiLevelType w:val="hybridMultilevel"/>
    <w:tmpl w:val="D1A8CD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964E66"/>
    <w:multiLevelType w:val="multilevel"/>
    <w:tmpl w:val="A3CEA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175E70"/>
    <w:multiLevelType w:val="hybridMultilevel"/>
    <w:tmpl w:val="9676B63C"/>
    <w:lvl w:ilvl="0" w:tplc="B7B663B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2982EBE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7FD22DC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8228C46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8D90746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B14435A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D188C45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1D104FC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D608682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3" w15:restartNumberingAfterBreak="0">
    <w:nsid w:val="11D011C1"/>
    <w:multiLevelType w:val="hybridMultilevel"/>
    <w:tmpl w:val="9FE82D36"/>
    <w:lvl w:ilvl="0" w:tplc="C2D4F82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9542AC4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2CAAF67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232A627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43F2E7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3984FB8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0C403AB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98A8E49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0A2C73E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4" w15:restartNumberingAfterBreak="0">
    <w:nsid w:val="136D0050"/>
    <w:multiLevelType w:val="hybridMultilevel"/>
    <w:tmpl w:val="69D22FE8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15FC0BBE"/>
    <w:multiLevelType w:val="hybridMultilevel"/>
    <w:tmpl w:val="6C36D016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164F1BE8"/>
    <w:multiLevelType w:val="hybridMultilevel"/>
    <w:tmpl w:val="A9104D1A"/>
    <w:lvl w:ilvl="0" w:tplc="4F4A43E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8DD83D7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6D74590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3C029E2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4EF819E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DD20A04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17E8761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83DABEA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3B1067C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7" w15:restartNumberingAfterBreak="0">
    <w:nsid w:val="177D5E39"/>
    <w:multiLevelType w:val="hybridMultilevel"/>
    <w:tmpl w:val="E2403DC2"/>
    <w:lvl w:ilvl="0" w:tplc="886E5100">
      <w:start w:val="1"/>
      <w:numFmt w:val="decimal"/>
      <w:lvlText w:val="%1."/>
      <w:lvlJc w:val="left"/>
      <w:pPr>
        <w:ind w:left="1440" w:hanging="360"/>
      </w:pPr>
    </w:lvl>
    <w:lvl w:ilvl="1" w:tplc="E396A16C">
      <w:start w:val="1"/>
      <w:numFmt w:val="decimal"/>
      <w:lvlText w:val="%2."/>
      <w:lvlJc w:val="left"/>
      <w:pPr>
        <w:ind w:left="1440" w:hanging="360"/>
      </w:pPr>
    </w:lvl>
    <w:lvl w:ilvl="2" w:tplc="42C27446">
      <w:start w:val="1"/>
      <w:numFmt w:val="decimal"/>
      <w:lvlText w:val="%3."/>
      <w:lvlJc w:val="left"/>
      <w:pPr>
        <w:ind w:left="1440" w:hanging="360"/>
      </w:pPr>
    </w:lvl>
    <w:lvl w:ilvl="3" w:tplc="11E4AA38">
      <w:start w:val="1"/>
      <w:numFmt w:val="decimal"/>
      <w:lvlText w:val="%4."/>
      <w:lvlJc w:val="left"/>
      <w:pPr>
        <w:ind w:left="1440" w:hanging="360"/>
      </w:pPr>
    </w:lvl>
    <w:lvl w:ilvl="4" w:tplc="AC56D770">
      <w:start w:val="1"/>
      <w:numFmt w:val="decimal"/>
      <w:lvlText w:val="%5."/>
      <w:lvlJc w:val="left"/>
      <w:pPr>
        <w:ind w:left="1440" w:hanging="360"/>
      </w:pPr>
    </w:lvl>
    <w:lvl w:ilvl="5" w:tplc="6E02E5FA">
      <w:start w:val="1"/>
      <w:numFmt w:val="decimal"/>
      <w:lvlText w:val="%6."/>
      <w:lvlJc w:val="left"/>
      <w:pPr>
        <w:ind w:left="1440" w:hanging="360"/>
      </w:pPr>
    </w:lvl>
    <w:lvl w:ilvl="6" w:tplc="5EAA292E">
      <w:start w:val="1"/>
      <w:numFmt w:val="decimal"/>
      <w:lvlText w:val="%7."/>
      <w:lvlJc w:val="left"/>
      <w:pPr>
        <w:ind w:left="1440" w:hanging="360"/>
      </w:pPr>
    </w:lvl>
    <w:lvl w:ilvl="7" w:tplc="47AADB3E">
      <w:start w:val="1"/>
      <w:numFmt w:val="decimal"/>
      <w:lvlText w:val="%8."/>
      <w:lvlJc w:val="left"/>
      <w:pPr>
        <w:ind w:left="1440" w:hanging="360"/>
      </w:pPr>
    </w:lvl>
    <w:lvl w:ilvl="8" w:tplc="634CD3F0">
      <w:start w:val="1"/>
      <w:numFmt w:val="decimal"/>
      <w:lvlText w:val="%9."/>
      <w:lvlJc w:val="left"/>
      <w:pPr>
        <w:ind w:left="1440" w:hanging="360"/>
      </w:pPr>
    </w:lvl>
  </w:abstractNum>
  <w:abstractNum w:abstractNumId="18" w15:restartNumberingAfterBreak="0">
    <w:nsid w:val="17C80885"/>
    <w:multiLevelType w:val="hybridMultilevel"/>
    <w:tmpl w:val="3078B3E2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17CA469E"/>
    <w:multiLevelType w:val="hybridMultilevel"/>
    <w:tmpl w:val="E006D276"/>
    <w:lvl w:ilvl="0" w:tplc="04190015">
      <w:start w:val="1"/>
      <w:numFmt w:val="upperLetter"/>
      <w:lvlText w:val="%1."/>
      <w:lvlJc w:val="left"/>
      <w:pPr>
        <w:ind w:left="1724" w:hanging="360"/>
      </w:pPr>
    </w:lvl>
    <w:lvl w:ilvl="1" w:tplc="04090019" w:tentative="1">
      <w:start w:val="1"/>
      <w:numFmt w:val="lowerLetter"/>
      <w:lvlText w:val="%2."/>
      <w:lvlJc w:val="left"/>
      <w:pPr>
        <w:ind w:left="2444" w:hanging="360"/>
      </w:pPr>
    </w:lvl>
    <w:lvl w:ilvl="2" w:tplc="0409001B" w:tentative="1">
      <w:start w:val="1"/>
      <w:numFmt w:val="lowerRoman"/>
      <w:lvlText w:val="%3."/>
      <w:lvlJc w:val="right"/>
      <w:pPr>
        <w:ind w:left="3164" w:hanging="180"/>
      </w:pPr>
    </w:lvl>
    <w:lvl w:ilvl="3" w:tplc="0409000F" w:tentative="1">
      <w:start w:val="1"/>
      <w:numFmt w:val="decimal"/>
      <w:lvlText w:val="%4."/>
      <w:lvlJc w:val="left"/>
      <w:pPr>
        <w:ind w:left="3884" w:hanging="360"/>
      </w:pPr>
    </w:lvl>
    <w:lvl w:ilvl="4" w:tplc="04090019" w:tentative="1">
      <w:start w:val="1"/>
      <w:numFmt w:val="lowerLetter"/>
      <w:lvlText w:val="%5."/>
      <w:lvlJc w:val="left"/>
      <w:pPr>
        <w:ind w:left="4604" w:hanging="360"/>
      </w:pPr>
    </w:lvl>
    <w:lvl w:ilvl="5" w:tplc="0409001B" w:tentative="1">
      <w:start w:val="1"/>
      <w:numFmt w:val="lowerRoman"/>
      <w:lvlText w:val="%6."/>
      <w:lvlJc w:val="right"/>
      <w:pPr>
        <w:ind w:left="5324" w:hanging="180"/>
      </w:pPr>
    </w:lvl>
    <w:lvl w:ilvl="6" w:tplc="0409000F" w:tentative="1">
      <w:start w:val="1"/>
      <w:numFmt w:val="decimal"/>
      <w:lvlText w:val="%7."/>
      <w:lvlJc w:val="left"/>
      <w:pPr>
        <w:ind w:left="6044" w:hanging="360"/>
      </w:pPr>
    </w:lvl>
    <w:lvl w:ilvl="7" w:tplc="04090019" w:tentative="1">
      <w:start w:val="1"/>
      <w:numFmt w:val="lowerLetter"/>
      <w:lvlText w:val="%8."/>
      <w:lvlJc w:val="left"/>
      <w:pPr>
        <w:ind w:left="6764" w:hanging="360"/>
      </w:pPr>
    </w:lvl>
    <w:lvl w:ilvl="8" w:tplc="040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20" w15:restartNumberingAfterBreak="0">
    <w:nsid w:val="188D7F26"/>
    <w:multiLevelType w:val="hybridMultilevel"/>
    <w:tmpl w:val="517A38B8"/>
    <w:lvl w:ilvl="0" w:tplc="04190015">
      <w:start w:val="1"/>
      <w:numFmt w:val="upperLetter"/>
      <w:lvlText w:val="%1."/>
      <w:lvlJc w:val="left"/>
      <w:pPr>
        <w:ind w:left="2444" w:hanging="360"/>
      </w:pPr>
    </w:lvl>
    <w:lvl w:ilvl="1" w:tplc="04090019" w:tentative="1">
      <w:start w:val="1"/>
      <w:numFmt w:val="lowerLetter"/>
      <w:lvlText w:val="%2."/>
      <w:lvlJc w:val="left"/>
      <w:pPr>
        <w:ind w:left="3164" w:hanging="360"/>
      </w:pPr>
    </w:lvl>
    <w:lvl w:ilvl="2" w:tplc="0409001B" w:tentative="1">
      <w:start w:val="1"/>
      <w:numFmt w:val="lowerRoman"/>
      <w:lvlText w:val="%3."/>
      <w:lvlJc w:val="right"/>
      <w:pPr>
        <w:ind w:left="3884" w:hanging="180"/>
      </w:pPr>
    </w:lvl>
    <w:lvl w:ilvl="3" w:tplc="0409000F" w:tentative="1">
      <w:start w:val="1"/>
      <w:numFmt w:val="decimal"/>
      <w:lvlText w:val="%4."/>
      <w:lvlJc w:val="left"/>
      <w:pPr>
        <w:ind w:left="4604" w:hanging="360"/>
      </w:pPr>
    </w:lvl>
    <w:lvl w:ilvl="4" w:tplc="04090019" w:tentative="1">
      <w:start w:val="1"/>
      <w:numFmt w:val="lowerLetter"/>
      <w:lvlText w:val="%5."/>
      <w:lvlJc w:val="left"/>
      <w:pPr>
        <w:ind w:left="5324" w:hanging="360"/>
      </w:pPr>
    </w:lvl>
    <w:lvl w:ilvl="5" w:tplc="0409001B" w:tentative="1">
      <w:start w:val="1"/>
      <w:numFmt w:val="lowerRoman"/>
      <w:lvlText w:val="%6."/>
      <w:lvlJc w:val="right"/>
      <w:pPr>
        <w:ind w:left="6044" w:hanging="180"/>
      </w:pPr>
    </w:lvl>
    <w:lvl w:ilvl="6" w:tplc="0409000F" w:tentative="1">
      <w:start w:val="1"/>
      <w:numFmt w:val="decimal"/>
      <w:lvlText w:val="%7."/>
      <w:lvlJc w:val="left"/>
      <w:pPr>
        <w:ind w:left="6764" w:hanging="360"/>
      </w:pPr>
    </w:lvl>
    <w:lvl w:ilvl="7" w:tplc="04090019" w:tentative="1">
      <w:start w:val="1"/>
      <w:numFmt w:val="lowerLetter"/>
      <w:lvlText w:val="%8."/>
      <w:lvlJc w:val="left"/>
      <w:pPr>
        <w:ind w:left="7484" w:hanging="360"/>
      </w:pPr>
    </w:lvl>
    <w:lvl w:ilvl="8" w:tplc="0409001B" w:tentative="1">
      <w:start w:val="1"/>
      <w:numFmt w:val="lowerRoman"/>
      <w:lvlText w:val="%9."/>
      <w:lvlJc w:val="right"/>
      <w:pPr>
        <w:ind w:left="8204" w:hanging="180"/>
      </w:pPr>
    </w:lvl>
  </w:abstractNum>
  <w:abstractNum w:abstractNumId="21" w15:restartNumberingAfterBreak="0">
    <w:nsid w:val="198C3E8A"/>
    <w:multiLevelType w:val="multilevel"/>
    <w:tmpl w:val="043A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8C4FC0"/>
    <w:multiLevelType w:val="hybridMultilevel"/>
    <w:tmpl w:val="91EC724A"/>
    <w:lvl w:ilvl="0" w:tplc="118449D0">
      <w:start w:val="1"/>
      <w:numFmt w:val="decimal"/>
      <w:lvlText w:val="%1."/>
      <w:lvlJc w:val="left"/>
      <w:pPr>
        <w:ind w:left="1440" w:hanging="360"/>
      </w:pPr>
    </w:lvl>
    <w:lvl w:ilvl="1" w:tplc="13B6881C">
      <w:start w:val="1"/>
      <w:numFmt w:val="decimal"/>
      <w:lvlText w:val="%2."/>
      <w:lvlJc w:val="left"/>
      <w:pPr>
        <w:ind w:left="1440" w:hanging="360"/>
      </w:pPr>
    </w:lvl>
    <w:lvl w:ilvl="2" w:tplc="18B0846C">
      <w:start w:val="1"/>
      <w:numFmt w:val="decimal"/>
      <w:lvlText w:val="%3."/>
      <w:lvlJc w:val="left"/>
      <w:pPr>
        <w:ind w:left="1440" w:hanging="360"/>
      </w:pPr>
    </w:lvl>
    <w:lvl w:ilvl="3" w:tplc="B0B24EFC">
      <w:start w:val="1"/>
      <w:numFmt w:val="decimal"/>
      <w:lvlText w:val="%4."/>
      <w:lvlJc w:val="left"/>
      <w:pPr>
        <w:ind w:left="1440" w:hanging="360"/>
      </w:pPr>
    </w:lvl>
    <w:lvl w:ilvl="4" w:tplc="7526A7B6">
      <w:start w:val="1"/>
      <w:numFmt w:val="decimal"/>
      <w:lvlText w:val="%5."/>
      <w:lvlJc w:val="left"/>
      <w:pPr>
        <w:ind w:left="1440" w:hanging="360"/>
      </w:pPr>
    </w:lvl>
    <w:lvl w:ilvl="5" w:tplc="6DFCD55A">
      <w:start w:val="1"/>
      <w:numFmt w:val="decimal"/>
      <w:lvlText w:val="%6."/>
      <w:lvlJc w:val="left"/>
      <w:pPr>
        <w:ind w:left="1440" w:hanging="360"/>
      </w:pPr>
    </w:lvl>
    <w:lvl w:ilvl="6" w:tplc="77462464">
      <w:start w:val="1"/>
      <w:numFmt w:val="decimal"/>
      <w:lvlText w:val="%7."/>
      <w:lvlJc w:val="left"/>
      <w:pPr>
        <w:ind w:left="1440" w:hanging="360"/>
      </w:pPr>
    </w:lvl>
    <w:lvl w:ilvl="7" w:tplc="5DAAAED2">
      <w:start w:val="1"/>
      <w:numFmt w:val="decimal"/>
      <w:lvlText w:val="%8."/>
      <w:lvlJc w:val="left"/>
      <w:pPr>
        <w:ind w:left="1440" w:hanging="360"/>
      </w:pPr>
    </w:lvl>
    <w:lvl w:ilvl="8" w:tplc="34169F46">
      <w:start w:val="1"/>
      <w:numFmt w:val="decimal"/>
      <w:lvlText w:val="%9."/>
      <w:lvlJc w:val="left"/>
      <w:pPr>
        <w:ind w:left="1440" w:hanging="360"/>
      </w:pPr>
    </w:lvl>
  </w:abstractNum>
  <w:abstractNum w:abstractNumId="23" w15:restartNumberingAfterBreak="0">
    <w:nsid w:val="1CCA23DC"/>
    <w:multiLevelType w:val="hybridMultilevel"/>
    <w:tmpl w:val="D390E57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1DC24765"/>
    <w:multiLevelType w:val="multilevel"/>
    <w:tmpl w:val="65F27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01A3CD9"/>
    <w:multiLevelType w:val="hybridMultilevel"/>
    <w:tmpl w:val="12165ADE"/>
    <w:lvl w:ilvl="0" w:tplc="041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2043534B"/>
    <w:multiLevelType w:val="hybridMultilevel"/>
    <w:tmpl w:val="3F2C04EC"/>
    <w:lvl w:ilvl="0" w:tplc="09BA7A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E9D8C7C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D32A700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C28C290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2AB00A4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5EE616F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E1EE18E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1A78AE9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67C4511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7" w15:restartNumberingAfterBreak="0">
    <w:nsid w:val="226A7147"/>
    <w:multiLevelType w:val="hybridMultilevel"/>
    <w:tmpl w:val="1834EA5C"/>
    <w:lvl w:ilvl="0" w:tplc="91B68D5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E08C075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DEA04B9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263C1D4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F38CD69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DA601CD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CF464D0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F3A22F9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EDEAE58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8" w15:restartNumberingAfterBreak="0">
    <w:nsid w:val="22AC4DB2"/>
    <w:multiLevelType w:val="multilevel"/>
    <w:tmpl w:val="E51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9A5F7D"/>
    <w:multiLevelType w:val="hybridMultilevel"/>
    <w:tmpl w:val="F36070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5074654"/>
    <w:multiLevelType w:val="hybridMultilevel"/>
    <w:tmpl w:val="6C989A22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27E94294"/>
    <w:multiLevelType w:val="multilevel"/>
    <w:tmpl w:val="B0F2E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8020704"/>
    <w:multiLevelType w:val="multilevel"/>
    <w:tmpl w:val="E51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3A4FE0"/>
    <w:multiLevelType w:val="multilevel"/>
    <w:tmpl w:val="E51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2213C6"/>
    <w:multiLevelType w:val="hybridMultilevel"/>
    <w:tmpl w:val="8BF22C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A387448"/>
    <w:multiLevelType w:val="hybridMultilevel"/>
    <w:tmpl w:val="856298E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2B867C9F"/>
    <w:multiLevelType w:val="multilevel"/>
    <w:tmpl w:val="6C0E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32173C"/>
    <w:multiLevelType w:val="hybridMultilevel"/>
    <w:tmpl w:val="13DE90AA"/>
    <w:lvl w:ilvl="0" w:tplc="321A891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6DE086F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36D26FC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5002F0A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076060E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C9C4097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E454FD6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F5BA77D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958816E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8" w15:restartNumberingAfterBreak="0">
    <w:nsid w:val="2E535D48"/>
    <w:multiLevelType w:val="hybridMultilevel"/>
    <w:tmpl w:val="C8D06742"/>
    <w:lvl w:ilvl="0" w:tplc="A7665D5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4BEAD2E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A16E7A0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EA8C8B4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57AE013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F2FC635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D2D604D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44F03F8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853CEFF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9" w15:restartNumberingAfterBreak="0">
    <w:nsid w:val="2E843DDA"/>
    <w:multiLevelType w:val="multilevel"/>
    <w:tmpl w:val="E51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2F5FB2"/>
    <w:multiLevelType w:val="hybridMultilevel"/>
    <w:tmpl w:val="DF86B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FB168F8"/>
    <w:multiLevelType w:val="multilevel"/>
    <w:tmpl w:val="8B3E3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0CF2552"/>
    <w:multiLevelType w:val="hybridMultilevel"/>
    <w:tmpl w:val="C3369CC0"/>
    <w:lvl w:ilvl="0" w:tplc="04190015">
      <w:start w:val="1"/>
      <w:numFmt w:val="upperLetter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3" w15:restartNumberingAfterBreak="0">
    <w:nsid w:val="32540334"/>
    <w:multiLevelType w:val="hybridMultilevel"/>
    <w:tmpl w:val="345406D0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4" w15:restartNumberingAfterBreak="0">
    <w:nsid w:val="340E4B7A"/>
    <w:multiLevelType w:val="multilevel"/>
    <w:tmpl w:val="E51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5B12FC"/>
    <w:multiLevelType w:val="multilevel"/>
    <w:tmpl w:val="033A2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7515B51"/>
    <w:multiLevelType w:val="hybridMultilevel"/>
    <w:tmpl w:val="08A04620"/>
    <w:lvl w:ilvl="0" w:tplc="04190015">
      <w:start w:val="1"/>
      <w:numFmt w:val="upperLetter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7" w15:restartNumberingAfterBreak="0">
    <w:nsid w:val="37B84E98"/>
    <w:multiLevelType w:val="multilevel"/>
    <w:tmpl w:val="E51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846C06"/>
    <w:multiLevelType w:val="hybridMultilevel"/>
    <w:tmpl w:val="07F0BB5C"/>
    <w:lvl w:ilvl="0" w:tplc="27AA154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F42E0C8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C1D8FFD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B8342DD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A8FC579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70723AE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D5F0CFB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C73A727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2FF8A9B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49" w15:restartNumberingAfterBreak="0">
    <w:nsid w:val="394A7E10"/>
    <w:multiLevelType w:val="hybridMultilevel"/>
    <w:tmpl w:val="21E23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96B6E82"/>
    <w:multiLevelType w:val="hybridMultilevel"/>
    <w:tmpl w:val="71C62900"/>
    <w:lvl w:ilvl="0" w:tplc="04190015">
      <w:start w:val="1"/>
      <w:numFmt w:val="upperLetter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1" w15:restartNumberingAfterBreak="0">
    <w:nsid w:val="3A9D6056"/>
    <w:multiLevelType w:val="hybridMultilevel"/>
    <w:tmpl w:val="082016E2"/>
    <w:lvl w:ilvl="0" w:tplc="2B0238F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AC4EAD1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5CC448B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CBDE8F4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045EE8F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1F7C370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B25ABA2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E1FC31A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7DB29E0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52" w15:restartNumberingAfterBreak="0">
    <w:nsid w:val="3B6A1919"/>
    <w:multiLevelType w:val="multilevel"/>
    <w:tmpl w:val="33C4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7A1C8C"/>
    <w:multiLevelType w:val="multilevel"/>
    <w:tmpl w:val="E51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2653D3"/>
    <w:multiLevelType w:val="hybridMultilevel"/>
    <w:tmpl w:val="26840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1533FE1"/>
    <w:multiLevelType w:val="hybridMultilevel"/>
    <w:tmpl w:val="9A9E1C3C"/>
    <w:lvl w:ilvl="0" w:tplc="04190015">
      <w:start w:val="1"/>
      <w:numFmt w:val="upperLetter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6" w15:restartNumberingAfterBreak="0">
    <w:nsid w:val="41B62F18"/>
    <w:multiLevelType w:val="hybridMultilevel"/>
    <w:tmpl w:val="F05239EC"/>
    <w:lvl w:ilvl="0" w:tplc="A0E61A2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D19490E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7A860A7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CB3AEEA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35EC036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4320A8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2BEECDC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0616D35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8546453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57" w15:restartNumberingAfterBreak="0">
    <w:nsid w:val="42B83F11"/>
    <w:multiLevelType w:val="hybridMultilevel"/>
    <w:tmpl w:val="72BAE08C"/>
    <w:lvl w:ilvl="0" w:tplc="F860030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8154060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9DF6957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692A042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AB9884D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0A966A8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080C28F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02B8AF4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E59AEDC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58" w15:restartNumberingAfterBreak="0">
    <w:nsid w:val="42DA71E3"/>
    <w:multiLevelType w:val="hybridMultilevel"/>
    <w:tmpl w:val="BC50ECEE"/>
    <w:lvl w:ilvl="0" w:tplc="283CF46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C606814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2FAAF54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12189EA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E794AF3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D67E521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D114A15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2B4E98C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B070298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59" w15:restartNumberingAfterBreak="0">
    <w:nsid w:val="43DF71A3"/>
    <w:multiLevelType w:val="multilevel"/>
    <w:tmpl w:val="E51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DB3F56"/>
    <w:multiLevelType w:val="multilevel"/>
    <w:tmpl w:val="E51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B50111"/>
    <w:multiLevelType w:val="hybridMultilevel"/>
    <w:tmpl w:val="4176DC6A"/>
    <w:lvl w:ilvl="0" w:tplc="04190015">
      <w:start w:val="1"/>
      <w:numFmt w:val="upperLetter"/>
      <w:lvlText w:val="%1."/>
      <w:lvlJc w:val="left"/>
      <w:pPr>
        <w:ind w:left="1724" w:hanging="360"/>
      </w:pPr>
    </w:lvl>
    <w:lvl w:ilvl="1" w:tplc="04090019">
      <w:start w:val="1"/>
      <w:numFmt w:val="lowerLetter"/>
      <w:lvlText w:val="%2."/>
      <w:lvlJc w:val="left"/>
      <w:pPr>
        <w:ind w:left="2444" w:hanging="360"/>
      </w:pPr>
    </w:lvl>
    <w:lvl w:ilvl="2" w:tplc="0409001B" w:tentative="1">
      <w:start w:val="1"/>
      <w:numFmt w:val="lowerRoman"/>
      <w:lvlText w:val="%3."/>
      <w:lvlJc w:val="right"/>
      <w:pPr>
        <w:ind w:left="3164" w:hanging="180"/>
      </w:pPr>
    </w:lvl>
    <w:lvl w:ilvl="3" w:tplc="0409000F" w:tentative="1">
      <w:start w:val="1"/>
      <w:numFmt w:val="decimal"/>
      <w:lvlText w:val="%4."/>
      <w:lvlJc w:val="left"/>
      <w:pPr>
        <w:ind w:left="3884" w:hanging="360"/>
      </w:pPr>
    </w:lvl>
    <w:lvl w:ilvl="4" w:tplc="04090019" w:tentative="1">
      <w:start w:val="1"/>
      <w:numFmt w:val="lowerLetter"/>
      <w:lvlText w:val="%5."/>
      <w:lvlJc w:val="left"/>
      <w:pPr>
        <w:ind w:left="4604" w:hanging="360"/>
      </w:pPr>
    </w:lvl>
    <w:lvl w:ilvl="5" w:tplc="0409001B" w:tentative="1">
      <w:start w:val="1"/>
      <w:numFmt w:val="lowerRoman"/>
      <w:lvlText w:val="%6."/>
      <w:lvlJc w:val="right"/>
      <w:pPr>
        <w:ind w:left="5324" w:hanging="180"/>
      </w:pPr>
    </w:lvl>
    <w:lvl w:ilvl="6" w:tplc="0409000F" w:tentative="1">
      <w:start w:val="1"/>
      <w:numFmt w:val="decimal"/>
      <w:lvlText w:val="%7."/>
      <w:lvlJc w:val="left"/>
      <w:pPr>
        <w:ind w:left="6044" w:hanging="360"/>
      </w:pPr>
    </w:lvl>
    <w:lvl w:ilvl="7" w:tplc="04090019" w:tentative="1">
      <w:start w:val="1"/>
      <w:numFmt w:val="lowerLetter"/>
      <w:lvlText w:val="%8."/>
      <w:lvlJc w:val="left"/>
      <w:pPr>
        <w:ind w:left="6764" w:hanging="360"/>
      </w:pPr>
    </w:lvl>
    <w:lvl w:ilvl="8" w:tplc="040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62" w15:restartNumberingAfterBreak="0">
    <w:nsid w:val="46AB5C50"/>
    <w:multiLevelType w:val="hybridMultilevel"/>
    <w:tmpl w:val="40F2F21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3" w15:restartNumberingAfterBreak="0">
    <w:nsid w:val="493710C1"/>
    <w:multiLevelType w:val="hybridMultilevel"/>
    <w:tmpl w:val="180258F2"/>
    <w:lvl w:ilvl="0" w:tplc="EE5AB98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EE5AB98E">
      <w:start w:val="1"/>
      <w:numFmt w:val="upperLetter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9E633E2"/>
    <w:multiLevelType w:val="hybridMultilevel"/>
    <w:tmpl w:val="367C88E6"/>
    <w:lvl w:ilvl="0" w:tplc="04190015">
      <w:start w:val="1"/>
      <w:numFmt w:val="upperLetter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5" w15:restartNumberingAfterBreak="0">
    <w:nsid w:val="4B430D20"/>
    <w:multiLevelType w:val="hybridMultilevel"/>
    <w:tmpl w:val="8CB0E0CE"/>
    <w:lvl w:ilvl="0" w:tplc="04190015">
      <w:start w:val="1"/>
      <w:numFmt w:val="upperLetter"/>
      <w:lvlText w:val="%1."/>
      <w:lvlJc w:val="left"/>
      <w:pPr>
        <w:ind w:left="1724" w:hanging="360"/>
      </w:pPr>
    </w:lvl>
    <w:lvl w:ilvl="1" w:tplc="04090019" w:tentative="1">
      <w:start w:val="1"/>
      <w:numFmt w:val="lowerLetter"/>
      <w:lvlText w:val="%2."/>
      <w:lvlJc w:val="left"/>
      <w:pPr>
        <w:ind w:left="2444" w:hanging="360"/>
      </w:pPr>
    </w:lvl>
    <w:lvl w:ilvl="2" w:tplc="0409001B" w:tentative="1">
      <w:start w:val="1"/>
      <w:numFmt w:val="lowerRoman"/>
      <w:lvlText w:val="%3."/>
      <w:lvlJc w:val="right"/>
      <w:pPr>
        <w:ind w:left="3164" w:hanging="180"/>
      </w:pPr>
    </w:lvl>
    <w:lvl w:ilvl="3" w:tplc="0409000F" w:tentative="1">
      <w:start w:val="1"/>
      <w:numFmt w:val="decimal"/>
      <w:lvlText w:val="%4."/>
      <w:lvlJc w:val="left"/>
      <w:pPr>
        <w:ind w:left="3884" w:hanging="360"/>
      </w:pPr>
    </w:lvl>
    <w:lvl w:ilvl="4" w:tplc="04090019" w:tentative="1">
      <w:start w:val="1"/>
      <w:numFmt w:val="lowerLetter"/>
      <w:lvlText w:val="%5."/>
      <w:lvlJc w:val="left"/>
      <w:pPr>
        <w:ind w:left="4604" w:hanging="360"/>
      </w:pPr>
    </w:lvl>
    <w:lvl w:ilvl="5" w:tplc="0409001B" w:tentative="1">
      <w:start w:val="1"/>
      <w:numFmt w:val="lowerRoman"/>
      <w:lvlText w:val="%6."/>
      <w:lvlJc w:val="right"/>
      <w:pPr>
        <w:ind w:left="5324" w:hanging="180"/>
      </w:pPr>
    </w:lvl>
    <w:lvl w:ilvl="6" w:tplc="0409000F" w:tentative="1">
      <w:start w:val="1"/>
      <w:numFmt w:val="decimal"/>
      <w:lvlText w:val="%7."/>
      <w:lvlJc w:val="left"/>
      <w:pPr>
        <w:ind w:left="6044" w:hanging="360"/>
      </w:pPr>
    </w:lvl>
    <w:lvl w:ilvl="7" w:tplc="04090019" w:tentative="1">
      <w:start w:val="1"/>
      <w:numFmt w:val="lowerLetter"/>
      <w:lvlText w:val="%8."/>
      <w:lvlJc w:val="left"/>
      <w:pPr>
        <w:ind w:left="6764" w:hanging="360"/>
      </w:pPr>
    </w:lvl>
    <w:lvl w:ilvl="8" w:tplc="040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66" w15:restartNumberingAfterBreak="0">
    <w:nsid w:val="4EC229FF"/>
    <w:multiLevelType w:val="hybridMultilevel"/>
    <w:tmpl w:val="D0AE3B48"/>
    <w:lvl w:ilvl="0" w:tplc="8E84EE7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478C3BC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CDDC108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A0EAA1A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10D289E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3258B02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F0A4886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48EE28F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05F4DC0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67" w15:restartNumberingAfterBreak="0">
    <w:nsid w:val="4EC512A6"/>
    <w:multiLevelType w:val="multilevel"/>
    <w:tmpl w:val="E51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0E0985"/>
    <w:multiLevelType w:val="multilevel"/>
    <w:tmpl w:val="E51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DC635D"/>
    <w:multiLevelType w:val="hybridMultilevel"/>
    <w:tmpl w:val="62A02748"/>
    <w:lvl w:ilvl="0" w:tplc="79B0F5EA">
      <w:start w:val="1"/>
      <w:numFmt w:val="decimal"/>
      <w:lvlText w:val="%1."/>
      <w:lvlJc w:val="left"/>
      <w:pPr>
        <w:ind w:left="1440" w:hanging="360"/>
      </w:pPr>
    </w:lvl>
    <w:lvl w:ilvl="1" w:tplc="DD0EF9B6">
      <w:start w:val="1"/>
      <w:numFmt w:val="decimal"/>
      <w:lvlText w:val="%2."/>
      <w:lvlJc w:val="left"/>
      <w:pPr>
        <w:ind w:left="1440" w:hanging="360"/>
      </w:pPr>
    </w:lvl>
    <w:lvl w:ilvl="2" w:tplc="43322B72">
      <w:start w:val="1"/>
      <w:numFmt w:val="decimal"/>
      <w:lvlText w:val="%3."/>
      <w:lvlJc w:val="left"/>
      <w:pPr>
        <w:ind w:left="1440" w:hanging="360"/>
      </w:pPr>
    </w:lvl>
    <w:lvl w:ilvl="3" w:tplc="259E60AA">
      <w:start w:val="1"/>
      <w:numFmt w:val="decimal"/>
      <w:lvlText w:val="%4."/>
      <w:lvlJc w:val="left"/>
      <w:pPr>
        <w:ind w:left="1440" w:hanging="360"/>
      </w:pPr>
    </w:lvl>
    <w:lvl w:ilvl="4" w:tplc="E124C450">
      <w:start w:val="1"/>
      <w:numFmt w:val="decimal"/>
      <w:lvlText w:val="%5."/>
      <w:lvlJc w:val="left"/>
      <w:pPr>
        <w:ind w:left="1440" w:hanging="360"/>
      </w:pPr>
    </w:lvl>
    <w:lvl w:ilvl="5" w:tplc="DE12E9B4">
      <w:start w:val="1"/>
      <w:numFmt w:val="decimal"/>
      <w:lvlText w:val="%6."/>
      <w:lvlJc w:val="left"/>
      <w:pPr>
        <w:ind w:left="1440" w:hanging="360"/>
      </w:pPr>
    </w:lvl>
    <w:lvl w:ilvl="6" w:tplc="2DEAB530">
      <w:start w:val="1"/>
      <w:numFmt w:val="decimal"/>
      <w:lvlText w:val="%7."/>
      <w:lvlJc w:val="left"/>
      <w:pPr>
        <w:ind w:left="1440" w:hanging="360"/>
      </w:pPr>
    </w:lvl>
    <w:lvl w:ilvl="7" w:tplc="93ACADCC">
      <w:start w:val="1"/>
      <w:numFmt w:val="decimal"/>
      <w:lvlText w:val="%8."/>
      <w:lvlJc w:val="left"/>
      <w:pPr>
        <w:ind w:left="1440" w:hanging="360"/>
      </w:pPr>
    </w:lvl>
    <w:lvl w:ilvl="8" w:tplc="13DEB29C">
      <w:start w:val="1"/>
      <w:numFmt w:val="decimal"/>
      <w:lvlText w:val="%9."/>
      <w:lvlJc w:val="left"/>
      <w:pPr>
        <w:ind w:left="1440" w:hanging="360"/>
      </w:pPr>
    </w:lvl>
  </w:abstractNum>
  <w:abstractNum w:abstractNumId="70" w15:restartNumberingAfterBreak="0">
    <w:nsid w:val="50CD1C2F"/>
    <w:multiLevelType w:val="hybridMultilevel"/>
    <w:tmpl w:val="F912E53E"/>
    <w:lvl w:ilvl="0" w:tplc="04190015">
      <w:start w:val="1"/>
      <w:numFmt w:val="upperLetter"/>
      <w:lvlText w:val="%1."/>
      <w:lvlJc w:val="left"/>
      <w:pPr>
        <w:ind w:left="1724" w:hanging="360"/>
      </w:pPr>
    </w:lvl>
    <w:lvl w:ilvl="1" w:tplc="04090019" w:tentative="1">
      <w:start w:val="1"/>
      <w:numFmt w:val="lowerLetter"/>
      <w:lvlText w:val="%2."/>
      <w:lvlJc w:val="left"/>
      <w:pPr>
        <w:ind w:left="2444" w:hanging="360"/>
      </w:pPr>
    </w:lvl>
    <w:lvl w:ilvl="2" w:tplc="0409001B" w:tentative="1">
      <w:start w:val="1"/>
      <w:numFmt w:val="lowerRoman"/>
      <w:lvlText w:val="%3."/>
      <w:lvlJc w:val="right"/>
      <w:pPr>
        <w:ind w:left="3164" w:hanging="180"/>
      </w:pPr>
    </w:lvl>
    <w:lvl w:ilvl="3" w:tplc="0409000F" w:tentative="1">
      <w:start w:val="1"/>
      <w:numFmt w:val="decimal"/>
      <w:lvlText w:val="%4."/>
      <w:lvlJc w:val="left"/>
      <w:pPr>
        <w:ind w:left="3884" w:hanging="360"/>
      </w:pPr>
    </w:lvl>
    <w:lvl w:ilvl="4" w:tplc="04090019" w:tentative="1">
      <w:start w:val="1"/>
      <w:numFmt w:val="lowerLetter"/>
      <w:lvlText w:val="%5."/>
      <w:lvlJc w:val="left"/>
      <w:pPr>
        <w:ind w:left="4604" w:hanging="360"/>
      </w:pPr>
    </w:lvl>
    <w:lvl w:ilvl="5" w:tplc="0409001B" w:tentative="1">
      <w:start w:val="1"/>
      <w:numFmt w:val="lowerRoman"/>
      <w:lvlText w:val="%6."/>
      <w:lvlJc w:val="right"/>
      <w:pPr>
        <w:ind w:left="5324" w:hanging="180"/>
      </w:pPr>
    </w:lvl>
    <w:lvl w:ilvl="6" w:tplc="0409000F" w:tentative="1">
      <w:start w:val="1"/>
      <w:numFmt w:val="decimal"/>
      <w:lvlText w:val="%7."/>
      <w:lvlJc w:val="left"/>
      <w:pPr>
        <w:ind w:left="6044" w:hanging="360"/>
      </w:pPr>
    </w:lvl>
    <w:lvl w:ilvl="7" w:tplc="04090019" w:tentative="1">
      <w:start w:val="1"/>
      <w:numFmt w:val="lowerLetter"/>
      <w:lvlText w:val="%8."/>
      <w:lvlJc w:val="left"/>
      <w:pPr>
        <w:ind w:left="6764" w:hanging="360"/>
      </w:pPr>
    </w:lvl>
    <w:lvl w:ilvl="8" w:tplc="040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71" w15:restartNumberingAfterBreak="0">
    <w:nsid w:val="51DF1FA5"/>
    <w:multiLevelType w:val="hybridMultilevel"/>
    <w:tmpl w:val="812E3B12"/>
    <w:lvl w:ilvl="0" w:tplc="975AC45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7EC2448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63BCB79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0600AEE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7D7A3B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2670E1F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2746286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F73663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AF64403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72" w15:restartNumberingAfterBreak="0">
    <w:nsid w:val="538A10AD"/>
    <w:multiLevelType w:val="hybridMultilevel"/>
    <w:tmpl w:val="D66449D8"/>
    <w:lvl w:ilvl="0" w:tplc="6ADA9E3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C2B055F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83CC8DA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0BFAE00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3C6E90C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05C25AC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2C70216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3B5EE6C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618EE3B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73" w15:restartNumberingAfterBreak="0">
    <w:nsid w:val="545C067F"/>
    <w:multiLevelType w:val="multilevel"/>
    <w:tmpl w:val="EFC87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5AF6EA5"/>
    <w:multiLevelType w:val="multilevel"/>
    <w:tmpl w:val="E51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EF0846"/>
    <w:multiLevelType w:val="hybridMultilevel"/>
    <w:tmpl w:val="16BC915C"/>
    <w:lvl w:ilvl="0" w:tplc="E8EE83F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86DE9B6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D28CE64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B682228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844CFDC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7D9EBA0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346EEC6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DFAC5AB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0262CCF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76" w15:restartNumberingAfterBreak="0">
    <w:nsid w:val="561B0F30"/>
    <w:multiLevelType w:val="multilevel"/>
    <w:tmpl w:val="98380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6BC2F6A"/>
    <w:multiLevelType w:val="multilevel"/>
    <w:tmpl w:val="E51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4543A9"/>
    <w:multiLevelType w:val="hybridMultilevel"/>
    <w:tmpl w:val="DECE09C4"/>
    <w:lvl w:ilvl="0" w:tplc="04190015">
      <w:start w:val="1"/>
      <w:numFmt w:val="upperLetter"/>
      <w:lvlText w:val="%1."/>
      <w:lvlJc w:val="left"/>
      <w:pPr>
        <w:ind w:left="1724" w:hanging="360"/>
      </w:pPr>
    </w:lvl>
    <w:lvl w:ilvl="1" w:tplc="04090019" w:tentative="1">
      <w:start w:val="1"/>
      <w:numFmt w:val="lowerLetter"/>
      <w:lvlText w:val="%2."/>
      <w:lvlJc w:val="left"/>
      <w:pPr>
        <w:ind w:left="2444" w:hanging="360"/>
      </w:pPr>
    </w:lvl>
    <w:lvl w:ilvl="2" w:tplc="0409001B" w:tentative="1">
      <w:start w:val="1"/>
      <w:numFmt w:val="lowerRoman"/>
      <w:lvlText w:val="%3."/>
      <w:lvlJc w:val="right"/>
      <w:pPr>
        <w:ind w:left="3164" w:hanging="180"/>
      </w:pPr>
    </w:lvl>
    <w:lvl w:ilvl="3" w:tplc="0409000F" w:tentative="1">
      <w:start w:val="1"/>
      <w:numFmt w:val="decimal"/>
      <w:lvlText w:val="%4."/>
      <w:lvlJc w:val="left"/>
      <w:pPr>
        <w:ind w:left="3884" w:hanging="360"/>
      </w:pPr>
    </w:lvl>
    <w:lvl w:ilvl="4" w:tplc="04090019" w:tentative="1">
      <w:start w:val="1"/>
      <w:numFmt w:val="lowerLetter"/>
      <w:lvlText w:val="%5."/>
      <w:lvlJc w:val="left"/>
      <w:pPr>
        <w:ind w:left="4604" w:hanging="360"/>
      </w:pPr>
    </w:lvl>
    <w:lvl w:ilvl="5" w:tplc="0409001B" w:tentative="1">
      <w:start w:val="1"/>
      <w:numFmt w:val="lowerRoman"/>
      <w:lvlText w:val="%6."/>
      <w:lvlJc w:val="right"/>
      <w:pPr>
        <w:ind w:left="5324" w:hanging="180"/>
      </w:pPr>
    </w:lvl>
    <w:lvl w:ilvl="6" w:tplc="0409000F" w:tentative="1">
      <w:start w:val="1"/>
      <w:numFmt w:val="decimal"/>
      <w:lvlText w:val="%7."/>
      <w:lvlJc w:val="left"/>
      <w:pPr>
        <w:ind w:left="6044" w:hanging="360"/>
      </w:pPr>
    </w:lvl>
    <w:lvl w:ilvl="7" w:tplc="04090019" w:tentative="1">
      <w:start w:val="1"/>
      <w:numFmt w:val="lowerLetter"/>
      <w:lvlText w:val="%8."/>
      <w:lvlJc w:val="left"/>
      <w:pPr>
        <w:ind w:left="6764" w:hanging="360"/>
      </w:pPr>
    </w:lvl>
    <w:lvl w:ilvl="8" w:tplc="040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79" w15:restartNumberingAfterBreak="0">
    <w:nsid w:val="58A73EDD"/>
    <w:multiLevelType w:val="multilevel"/>
    <w:tmpl w:val="E91E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CB06DC"/>
    <w:multiLevelType w:val="hybridMultilevel"/>
    <w:tmpl w:val="B85075F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AF22EB0"/>
    <w:multiLevelType w:val="hybridMultilevel"/>
    <w:tmpl w:val="B93A7670"/>
    <w:lvl w:ilvl="0" w:tplc="4976882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4390476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CFEE5AF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48C2CA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98D224A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7A8E411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38187B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08DE702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7D8CD2B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82" w15:restartNumberingAfterBreak="0">
    <w:nsid w:val="5D037327"/>
    <w:multiLevelType w:val="hybridMultilevel"/>
    <w:tmpl w:val="CFDCE2F6"/>
    <w:lvl w:ilvl="0" w:tplc="77B278F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6BAAEE7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DE6A3DF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493AAF6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AF6E928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DCAC562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4734E88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BB3C5B3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A7C0DC9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83" w15:restartNumberingAfterBreak="0">
    <w:nsid w:val="5D2D5FA5"/>
    <w:multiLevelType w:val="multilevel"/>
    <w:tmpl w:val="19A8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D4B625D"/>
    <w:multiLevelType w:val="multilevel"/>
    <w:tmpl w:val="8BDC0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F3B3130"/>
    <w:multiLevelType w:val="hybridMultilevel"/>
    <w:tmpl w:val="61686E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FA3359D"/>
    <w:multiLevelType w:val="hybridMultilevel"/>
    <w:tmpl w:val="27B49638"/>
    <w:lvl w:ilvl="0" w:tplc="60D6915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0CB4A1C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292A85E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A994406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3FB6A11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A8E8663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8C46D2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F4A2AC4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AAA89C4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87" w15:restartNumberingAfterBreak="0">
    <w:nsid w:val="64EA2D24"/>
    <w:multiLevelType w:val="hybridMultilevel"/>
    <w:tmpl w:val="106451B2"/>
    <w:lvl w:ilvl="0" w:tplc="04190015">
      <w:start w:val="1"/>
      <w:numFmt w:val="upperLetter"/>
      <w:lvlText w:val="%1.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8" w15:restartNumberingAfterBreak="0">
    <w:nsid w:val="66D131F0"/>
    <w:multiLevelType w:val="hybridMultilevel"/>
    <w:tmpl w:val="259294C4"/>
    <w:lvl w:ilvl="0" w:tplc="04190015">
      <w:start w:val="1"/>
      <w:numFmt w:val="upperLetter"/>
      <w:lvlText w:val="%1."/>
      <w:lvlJc w:val="left"/>
      <w:pPr>
        <w:ind w:left="1724" w:hanging="360"/>
      </w:pPr>
    </w:lvl>
    <w:lvl w:ilvl="1" w:tplc="04090019" w:tentative="1">
      <w:start w:val="1"/>
      <w:numFmt w:val="lowerLetter"/>
      <w:lvlText w:val="%2."/>
      <w:lvlJc w:val="left"/>
      <w:pPr>
        <w:ind w:left="2444" w:hanging="360"/>
      </w:pPr>
    </w:lvl>
    <w:lvl w:ilvl="2" w:tplc="0409001B" w:tentative="1">
      <w:start w:val="1"/>
      <w:numFmt w:val="lowerRoman"/>
      <w:lvlText w:val="%3."/>
      <w:lvlJc w:val="right"/>
      <w:pPr>
        <w:ind w:left="3164" w:hanging="180"/>
      </w:pPr>
    </w:lvl>
    <w:lvl w:ilvl="3" w:tplc="0409000F" w:tentative="1">
      <w:start w:val="1"/>
      <w:numFmt w:val="decimal"/>
      <w:lvlText w:val="%4."/>
      <w:lvlJc w:val="left"/>
      <w:pPr>
        <w:ind w:left="3884" w:hanging="360"/>
      </w:pPr>
    </w:lvl>
    <w:lvl w:ilvl="4" w:tplc="04090019" w:tentative="1">
      <w:start w:val="1"/>
      <w:numFmt w:val="lowerLetter"/>
      <w:lvlText w:val="%5."/>
      <w:lvlJc w:val="left"/>
      <w:pPr>
        <w:ind w:left="4604" w:hanging="360"/>
      </w:pPr>
    </w:lvl>
    <w:lvl w:ilvl="5" w:tplc="0409001B" w:tentative="1">
      <w:start w:val="1"/>
      <w:numFmt w:val="lowerRoman"/>
      <w:lvlText w:val="%6."/>
      <w:lvlJc w:val="right"/>
      <w:pPr>
        <w:ind w:left="5324" w:hanging="180"/>
      </w:pPr>
    </w:lvl>
    <w:lvl w:ilvl="6" w:tplc="0409000F" w:tentative="1">
      <w:start w:val="1"/>
      <w:numFmt w:val="decimal"/>
      <w:lvlText w:val="%7."/>
      <w:lvlJc w:val="left"/>
      <w:pPr>
        <w:ind w:left="6044" w:hanging="360"/>
      </w:pPr>
    </w:lvl>
    <w:lvl w:ilvl="7" w:tplc="04090019" w:tentative="1">
      <w:start w:val="1"/>
      <w:numFmt w:val="lowerLetter"/>
      <w:lvlText w:val="%8."/>
      <w:lvlJc w:val="left"/>
      <w:pPr>
        <w:ind w:left="6764" w:hanging="360"/>
      </w:pPr>
    </w:lvl>
    <w:lvl w:ilvl="8" w:tplc="040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89" w15:restartNumberingAfterBreak="0">
    <w:nsid w:val="6999598F"/>
    <w:multiLevelType w:val="hybridMultilevel"/>
    <w:tmpl w:val="004E0D7C"/>
    <w:lvl w:ilvl="0" w:tplc="95FA02A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A158484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3CF29F5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565C5FD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5D6A111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ED3229F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8C3E949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C082E33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D584C0F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90" w15:restartNumberingAfterBreak="0">
    <w:nsid w:val="6BA72769"/>
    <w:multiLevelType w:val="hybridMultilevel"/>
    <w:tmpl w:val="502E7B5A"/>
    <w:lvl w:ilvl="0" w:tplc="04190015">
      <w:start w:val="1"/>
      <w:numFmt w:val="upperLetter"/>
      <w:lvlText w:val="%1."/>
      <w:lvlJc w:val="left"/>
      <w:pPr>
        <w:ind w:left="1724" w:hanging="360"/>
      </w:pPr>
    </w:lvl>
    <w:lvl w:ilvl="1" w:tplc="04090019" w:tentative="1">
      <w:start w:val="1"/>
      <w:numFmt w:val="lowerLetter"/>
      <w:lvlText w:val="%2."/>
      <w:lvlJc w:val="left"/>
      <w:pPr>
        <w:ind w:left="2444" w:hanging="360"/>
      </w:pPr>
    </w:lvl>
    <w:lvl w:ilvl="2" w:tplc="0409001B" w:tentative="1">
      <w:start w:val="1"/>
      <w:numFmt w:val="lowerRoman"/>
      <w:lvlText w:val="%3."/>
      <w:lvlJc w:val="right"/>
      <w:pPr>
        <w:ind w:left="3164" w:hanging="180"/>
      </w:pPr>
    </w:lvl>
    <w:lvl w:ilvl="3" w:tplc="0409000F" w:tentative="1">
      <w:start w:val="1"/>
      <w:numFmt w:val="decimal"/>
      <w:lvlText w:val="%4."/>
      <w:lvlJc w:val="left"/>
      <w:pPr>
        <w:ind w:left="3884" w:hanging="360"/>
      </w:pPr>
    </w:lvl>
    <w:lvl w:ilvl="4" w:tplc="04090019" w:tentative="1">
      <w:start w:val="1"/>
      <w:numFmt w:val="lowerLetter"/>
      <w:lvlText w:val="%5."/>
      <w:lvlJc w:val="left"/>
      <w:pPr>
        <w:ind w:left="4604" w:hanging="360"/>
      </w:pPr>
    </w:lvl>
    <w:lvl w:ilvl="5" w:tplc="0409001B" w:tentative="1">
      <w:start w:val="1"/>
      <w:numFmt w:val="lowerRoman"/>
      <w:lvlText w:val="%6."/>
      <w:lvlJc w:val="right"/>
      <w:pPr>
        <w:ind w:left="5324" w:hanging="180"/>
      </w:pPr>
    </w:lvl>
    <w:lvl w:ilvl="6" w:tplc="0409000F" w:tentative="1">
      <w:start w:val="1"/>
      <w:numFmt w:val="decimal"/>
      <w:lvlText w:val="%7."/>
      <w:lvlJc w:val="left"/>
      <w:pPr>
        <w:ind w:left="6044" w:hanging="360"/>
      </w:pPr>
    </w:lvl>
    <w:lvl w:ilvl="7" w:tplc="04090019" w:tentative="1">
      <w:start w:val="1"/>
      <w:numFmt w:val="lowerLetter"/>
      <w:lvlText w:val="%8."/>
      <w:lvlJc w:val="left"/>
      <w:pPr>
        <w:ind w:left="6764" w:hanging="360"/>
      </w:pPr>
    </w:lvl>
    <w:lvl w:ilvl="8" w:tplc="040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91" w15:restartNumberingAfterBreak="0">
    <w:nsid w:val="6C9D171A"/>
    <w:multiLevelType w:val="multilevel"/>
    <w:tmpl w:val="CFDEF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DCD23D9"/>
    <w:multiLevelType w:val="multilevel"/>
    <w:tmpl w:val="0780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713566"/>
    <w:multiLevelType w:val="hybridMultilevel"/>
    <w:tmpl w:val="A330FEF2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4" w15:restartNumberingAfterBreak="0">
    <w:nsid w:val="6EF20625"/>
    <w:multiLevelType w:val="hybridMultilevel"/>
    <w:tmpl w:val="D82A513C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5" w15:restartNumberingAfterBreak="0">
    <w:nsid w:val="6F09008F"/>
    <w:multiLevelType w:val="hybridMultilevel"/>
    <w:tmpl w:val="38E893E2"/>
    <w:lvl w:ilvl="0" w:tplc="AF9212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0706E8A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CC4E587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D78A625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862266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601EC04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D33A18B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431E4B8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C6FC4B8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96" w15:restartNumberingAfterBreak="0">
    <w:nsid w:val="7032045A"/>
    <w:multiLevelType w:val="hybridMultilevel"/>
    <w:tmpl w:val="3304AED6"/>
    <w:lvl w:ilvl="0" w:tplc="ECB8F7B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0018E8D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822C49C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BEB4A71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8B420DE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286403B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A166582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7264DB7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10086B5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97" w15:restartNumberingAfterBreak="0">
    <w:nsid w:val="70720CE0"/>
    <w:multiLevelType w:val="hybridMultilevel"/>
    <w:tmpl w:val="4236973E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8" w15:restartNumberingAfterBreak="0">
    <w:nsid w:val="74227C1D"/>
    <w:multiLevelType w:val="hybridMultilevel"/>
    <w:tmpl w:val="74A695D4"/>
    <w:lvl w:ilvl="0" w:tplc="56CC61E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51683F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E4F8960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3634F9C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A31A891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B02C36F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1B76F76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5844A18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9ADC88B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99" w15:restartNumberingAfterBreak="0">
    <w:nsid w:val="79241C47"/>
    <w:multiLevelType w:val="hybridMultilevel"/>
    <w:tmpl w:val="07CEDE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CBD2216"/>
    <w:multiLevelType w:val="hybridMultilevel"/>
    <w:tmpl w:val="AF002FEE"/>
    <w:lvl w:ilvl="0" w:tplc="445003A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60ECC8E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9AC0450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92DEDEA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EA4E72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58AC13B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E274389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E47C04D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C55AC70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01" w15:restartNumberingAfterBreak="0">
    <w:nsid w:val="7CE412C2"/>
    <w:multiLevelType w:val="hybridMultilevel"/>
    <w:tmpl w:val="A51CC0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E5F5284"/>
    <w:multiLevelType w:val="hybridMultilevel"/>
    <w:tmpl w:val="96085D88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3" w15:restartNumberingAfterBreak="0">
    <w:nsid w:val="7FFB13F9"/>
    <w:multiLevelType w:val="hybridMultilevel"/>
    <w:tmpl w:val="E60CE4D2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EE5AB98E">
      <w:start w:val="1"/>
      <w:numFmt w:val="upperLetter"/>
      <w:lvlText w:val="%2."/>
      <w:lvlJc w:val="left"/>
      <w:pPr>
        <w:ind w:left="136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166358936">
    <w:abstractNumId w:val="79"/>
  </w:num>
  <w:num w:numId="2" w16cid:durableId="1755664567">
    <w:abstractNumId w:val="30"/>
  </w:num>
  <w:num w:numId="3" w16cid:durableId="1059472383">
    <w:abstractNumId w:val="9"/>
  </w:num>
  <w:num w:numId="4" w16cid:durableId="411632671">
    <w:abstractNumId w:val="103"/>
  </w:num>
  <w:num w:numId="5" w16cid:durableId="1091395610">
    <w:abstractNumId w:val="63"/>
  </w:num>
  <w:num w:numId="6" w16cid:durableId="1324549297">
    <w:abstractNumId w:val="4"/>
  </w:num>
  <w:num w:numId="7" w16cid:durableId="357387435">
    <w:abstractNumId w:val="102"/>
  </w:num>
  <w:num w:numId="8" w16cid:durableId="342979202">
    <w:abstractNumId w:val="70"/>
  </w:num>
  <w:num w:numId="9" w16cid:durableId="165556914">
    <w:abstractNumId w:val="39"/>
  </w:num>
  <w:num w:numId="10" w16cid:durableId="1020860286">
    <w:abstractNumId w:val="93"/>
  </w:num>
  <w:num w:numId="11" w16cid:durableId="1928075708">
    <w:abstractNumId w:val="20"/>
  </w:num>
  <w:num w:numId="12" w16cid:durableId="435252882">
    <w:abstractNumId w:val="74"/>
  </w:num>
  <w:num w:numId="13" w16cid:durableId="160170548">
    <w:abstractNumId w:val="15"/>
  </w:num>
  <w:num w:numId="14" w16cid:durableId="599723078">
    <w:abstractNumId w:val="88"/>
  </w:num>
  <w:num w:numId="15" w16cid:durableId="679164056">
    <w:abstractNumId w:val="5"/>
  </w:num>
  <w:num w:numId="16" w16cid:durableId="1297956254">
    <w:abstractNumId w:val="76"/>
  </w:num>
  <w:num w:numId="17" w16cid:durableId="2124761888">
    <w:abstractNumId w:val="87"/>
  </w:num>
  <w:num w:numId="18" w16cid:durableId="1465931408">
    <w:abstractNumId w:val="53"/>
  </w:num>
  <w:num w:numId="19" w16cid:durableId="784234035">
    <w:abstractNumId w:val="31"/>
  </w:num>
  <w:num w:numId="20" w16cid:durableId="1446147321">
    <w:abstractNumId w:val="90"/>
  </w:num>
  <w:num w:numId="21" w16cid:durableId="904343468">
    <w:abstractNumId w:val="77"/>
  </w:num>
  <w:num w:numId="22" w16cid:durableId="384724636">
    <w:abstractNumId w:val="97"/>
  </w:num>
  <w:num w:numId="23" w16cid:durableId="672073809">
    <w:abstractNumId w:val="78"/>
  </w:num>
  <w:num w:numId="24" w16cid:durableId="1873952667">
    <w:abstractNumId w:val="60"/>
  </w:num>
  <w:num w:numId="25" w16cid:durableId="565260155">
    <w:abstractNumId w:val="94"/>
  </w:num>
  <w:num w:numId="26" w16cid:durableId="396589965">
    <w:abstractNumId w:val="19"/>
  </w:num>
  <w:num w:numId="27" w16cid:durableId="1929656796">
    <w:abstractNumId w:val="59"/>
  </w:num>
  <w:num w:numId="28" w16cid:durableId="2008552967">
    <w:abstractNumId w:val="41"/>
  </w:num>
  <w:num w:numId="29" w16cid:durableId="1083527964">
    <w:abstractNumId w:val="61"/>
  </w:num>
  <w:num w:numId="30" w16cid:durableId="291643947">
    <w:abstractNumId w:val="33"/>
  </w:num>
  <w:num w:numId="31" w16cid:durableId="1845510662">
    <w:abstractNumId w:val="14"/>
  </w:num>
  <w:num w:numId="32" w16cid:durableId="473522177">
    <w:abstractNumId w:val="64"/>
  </w:num>
  <w:num w:numId="33" w16cid:durableId="712269235">
    <w:abstractNumId w:val="0"/>
  </w:num>
  <w:num w:numId="34" w16cid:durableId="412051955">
    <w:abstractNumId w:val="24"/>
  </w:num>
  <w:num w:numId="35" w16cid:durableId="1567297358">
    <w:abstractNumId w:val="55"/>
  </w:num>
  <w:num w:numId="36" w16cid:durableId="1799757448">
    <w:abstractNumId w:val="47"/>
  </w:num>
  <w:num w:numId="37" w16cid:durableId="1738933990">
    <w:abstractNumId w:val="18"/>
  </w:num>
  <w:num w:numId="38" w16cid:durableId="2060322156">
    <w:abstractNumId w:val="65"/>
  </w:num>
  <w:num w:numId="39" w16cid:durableId="1628269803">
    <w:abstractNumId w:val="67"/>
  </w:num>
  <w:num w:numId="40" w16cid:durableId="603270171">
    <w:abstractNumId w:val="43"/>
  </w:num>
  <w:num w:numId="41" w16cid:durableId="1233466164">
    <w:abstractNumId w:val="25"/>
  </w:num>
  <w:num w:numId="42" w16cid:durableId="279261339">
    <w:abstractNumId w:val="44"/>
  </w:num>
  <w:num w:numId="43" w16cid:durableId="1046875777">
    <w:abstractNumId w:val="84"/>
  </w:num>
  <w:num w:numId="44" w16cid:durableId="672298148">
    <w:abstractNumId w:val="80"/>
  </w:num>
  <w:num w:numId="45" w16cid:durableId="1934507201">
    <w:abstractNumId w:val="11"/>
  </w:num>
  <w:num w:numId="46" w16cid:durableId="1467429177">
    <w:abstractNumId w:val="32"/>
  </w:num>
  <w:num w:numId="47" w16cid:durableId="2017267453">
    <w:abstractNumId w:val="28"/>
  </w:num>
  <w:num w:numId="48" w16cid:durableId="576403405">
    <w:abstractNumId w:val="45"/>
  </w:num>
  <w:num w:numId="49" w16cid:durableId="1932926261">
    <w:abstractNumId w:val="42"/>
  </w:num>
  <w:num w:numId="50" w16cid:durableId="1706564198">
    <w:abstractNumId w:val="68"/>
  </w:num>
  <w:num w:numId="51" w16cid:durableId="1152793831">
    <w:abstractNumId w:val="91"/>
  </w:num>
  <w:num w:numId="52" w16cid:durableId="903877242">
    <w:abstractNumId w:val="46"/>
  </w:num>
  <w:num w:numId="53" w16cid:durableId="1131633550">
    <w:abstractNumId w:val="21"/>
  </w:num>
  <w:num w:numId="54" w16cid:durableId="402727211">
    <w:abstractNumId w:val="83"/>
  </w:num>
  <w:num w:numId="55" w16cid:durableId="597327841">
    <w:abstractNumId w:val="2"/>
  </w:num>
  <w:num w:numId="56" w16cid:durableId="1088039054">
    <w:abstractNumId w:val="36"/>
  </w:num>
  <w:num w:numId="57" w16cid:durableId="2045906341">
    <w:abstractNumId w:val="73"/>
  </w:num>
  <w:num w:numId="58" w16cid:durableId="495074132">
    <w:abstractNumId w:val="50"/>
  </w:num>
  <w:num w:numId="59" w16cid:durableId="1276599582">
    <w:abstractNumId w:val="7"/>
  </w:num>
  <w:num w:numId="60" w16cid:durableId="1722316195">
    <w:abstractNumId w:val="23"/>
  </w:num>
  <w:num w:numId="61" w16cid:durableId="1454399833">
    <w:abstractNumId w:val="85"/>
  </w:num>
  <w:num w:numId="62" w16cid:durableId="780730508">
    <w:abstractNumId w:val="35"/>
  </w:num>
  <w:num w:numId="63" w16cid:durableId="290593579">
    <w:abstractNumId w:val="101"/>
  </w:num>
  <w:num w:numId="64" w16cid:durableId="1292397760">
    <w:abstractNumId w:val="54"/>
  </w:num>
  <w:num w:numId="65" w16cid:durableId="453182700">
    <w:abstractNumId w:val="99"/>
  </w:num>
  <w:num w:numId="66" w16cid:durableId="318966098">
    <w:abstractNumId w:val="40"/>
  </w:num>
  <w:num w:numId="67" w16cid:durableId="954558007">
    <w:abstractNumId w:val="3"/>
  </w:num>
  <w:num w:numId="68" w16cid:durableId="1558006095">
    <w:abstractNumId w:val="10"/>
  </w:num>
  <w:num w:numId="69" w16cid:durableId="2135633767">
    <w:abstractNumId w:val="62"/>
  </w:num>
  <w:num w:numId="70" w16cid:durableId="1005279999">
    <w:abstractNumId w:val="34"/>
  </w:num>
  <w:num w:numId="71" w16cid:durableId="1895315213">
    <w:abstractNumId w:val="29"/>
  </w:num>
  <w:num w:numId="72" w16cid:durableId="1774090672">
    <w:abstractNumId w:val="27"/>
  </w:num>
  <w:num w:numId="73" w16cid:durableId="149178789">
    <w:abstractNumId w:val="37"/>
  </w:num>
  <w:num w:numId="74" w16cid:durableId="1872380268">
    <w:abstractNumId w:val="71"/>
  </w:num>
  <w:num w:numId="75" w16cid:durableId="1814787600">
    <w:abstractNumId w:val="48"/>
  </w:num>
  <w:num w:numId="76" w16cid:durableId="1692026712">
    <w:abstractNumId w:val="95"/>
  </w:num>
  <w:num w:numId="77" w16cid:durableId="579408204">
    <w:abstractNumId w:val="96"/>
  </w:num>
  <w:num w:numId="78" w16cid:durableId="1097671264">
    <w:abstractNumId w:val="66"/>
  </w:num>
  <w:num w:numId="79" w16cid:durableId="243539518">
    <w:abstractNumId w:val="72"/>
  </w:num>
  <w:num w:numId="80" w16cid:durableId="44136898">
    <w:abstractNumId w:val="56"/>
  </w:num>
  <w:num w:numId="81" w16cid:durableId="782190652">
    <w:abstractNumId w:val="58"/>
  </w:num>
  <w:num w:numId="82" w16cid:durableId="1400710606">
    <w:abstractNumId w:val="81"/>
  </w:num>
  <w:num w:numId="83" w16cid:durableId="976683270">
    <w:abstractNumId w:val="13"/>
  </w:num>
  <w:num w:numId="84" w16cid:durableId="512303880">
    <w:abstractNumId w:val="26"/>
  </w:num>
  <w:num w:numId="85" w16cid:durableId="904995114">
    <w:abstractNumId w:val="86"/>
  </w:num>
  <w:num w:numId="86" w16cid:durableId="2109033403">
    <w:abstractNumId w:val="89"/>
  </w:num>
  <w:num w:numId="87" w16cid:durableId="1897666774">
    <w:abstractNumId w:val="12"/>
  </w:num>
  <w:num w:numId="88" w16cid:durableId="1302613379">
    <w:abstractNumId w:val="82"/>
  </w:num>
  <w:num w:numId="89" w16cid:durableId="464930052">
    <w:abstractNumId w:val="16"/>
  </w:num>
  <w:num w:numId="90" w16cid:durableId="175850600">
    <w:abstractNumId w:val="75"/>
  </w:num>
  <w:num w:numId="91" w16cid:durableId="465781901">
    <w:abstractNumId w:val="57"/>
  </w:num>
  <w:num w:numId="92" w16cid:durableId="1554928487">
    <w:abstractNumId w:val="98"/>
  </w:num>
  <w:num w:numId="93" w16cid:durableId="935287576">
    <w:abstractNumId w:val="38"/>
  </w:num>
  <w:num w:numId="94" w16cid:durableId="23138926">
    <w:abstractNumId w:val="49"/>
  </w:num>
  <w:num w:numId="95" w16cid:durableId="737283482">
    <w:abstractNumId w:val="52"/>
  </w:num>
  <w:num w:numId="96" w16cid:durableId="936060946">
    <w:abstractNumId w:val="92"/>
  </w:num>
  <w:num w:numId="97" w16cid:durableId="368191627">
    <w:abstractNumId w:val="1"/>
  </w:num>
  <w:num w:numId="98" w16cid:durableId="1333416495">
    <w:abstractNumId w:val="6"/>
  </w:num>
  <w:num w:numId="99" w16cid:durableId="1162159542">
    <w:abstractNumId w:val="69"/>
  </w:num>
  <w:num w:numId="100" w16cid:durableId="1645041065">
    <w:abstractNumId w:val="100"/>
  </w:num>
  <w:num w:numId="101" w16cid:durableId="319122291">
    <w:abstractNumId w:val="17"/>
  </w:num>
  <w:num w:numId="102" w16cid:durableId="1139029364">
    <w:abstractNumId w:val="8"/>
  </w:num>
  <w:num w:numId="103" w16cid:durableId="179702310">
    <w:abstractNumId w:val="51"/>
  </w:num>
  <w:num w:numId="104" w16cid:durableId="1604535910">
    <w:abstractNumId w:val="22"/>
  </w:num>
  <w:numIdMacAtCleanup w:val="6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miz Mammadov">
    <w15:presenceInfo w15:providerId="Windows Live" w15:userId="b48d4928f044dfcd"/>
  </w15:person>
  <w15:person w15:author="Erik Stockglausner">
    <w15:presenceInfo w15:providerId="None" w15:userId="Erik Stockglausn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D0E"/>
    <w:rsid w:val="000156B6"/>
    <w:rsid w:val="0002733E"/>
    <w:rsid w:val="00096CC5"/>
    <w:rsid w:val="000D14FA"/>
    <w:rsid w:val="001011D2"/>
    <w:rsid w:val="00135D0E"/>
    <w:rsid w:val="00136650"/>
    <w:rsid w:val="00141DBC"/>
    <w:rsid w:val="00153762"/>
    <w:rsid w:val="00212FBD"/>
    <w:rsid w:val="00224045"/>
    <w:rsid w:val="002356A0"/>
    <w:rsid w:val="00256B6B"/>
    <w:rsid w:val="00277691"/>
    <w:rsid w:val="002D1A10"/>
    <w:rsid w:val="003A572B"/>
    <w:rsid w:val="0046157E"/>
    <w:rsid w:val="004A7431"/>
    <w:rsid w:val="004C00A6"/>
    <w:rsid w:val="00535BFE"/>
    <w:rsid w:val="00573606"/>
    <w:rsid w:val="005A26CA"/>
    <w:rsid w:val="0061080B"/>
    <w:rsid w:val="00615505"/>
    <w:rsid w:val="006273D0"/>
    <w:rsid w:val="00641265"/>
    <w:rsid w:val="00645236"/>
    <w:rsid w:val="00694282"/>
    <w:rsid w:val="006B1345"/>
    <w:rsid w:val="007B5E53"/>
    <w:rsid w:val="00800C13"/>
    <w:rsid w:val="0087413A"/>
    <w:rsid w:val="008A4976"/>
    <w:rsid w:val="008E50DA"/>
    <w:rsid w:val="009513AF"/>
    <w:rsid w:val="00990439"/>
    <w:rsid w:val="00A04C81"/>
    <w:rsid w:val="00A17B8F"/>
    <w:rsid w:val="00A30255"/>
    <w:rsid w:val="00AB3CBC"/>
    <w:rsid w:val="00AC337F"/>
    <w:rsid w:val="00B01937"/>
    <w:rsid w:val="00B93179"/>
    <w:rsid w:val="00C21190"/>
    <w:rsid w:val="00C776CD"/>
    <w:rsid w:val="00CB7BE6"/>
    <w:rsid w:val="00CD333E"/>
    <w:rsid w:val="00D842F5"/>
    <w:rsid w:val="00EC6F4C"/>
    <w:rsid w:val="00F13444"/>
    <w:rsid w:val="00F5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80997E"/>
  <w15:chartTrackingRefBased/>
  <w15:docId w15:val="{1364FAFD-9BBA-46FF-BD63-8595B0BFA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4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34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35D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35D0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35D0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35D0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35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5D0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13444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ListParagraph">
    <w:name w:val="List Paragraph"/>
    <w:basedOn w:val="Normal"/>
    <w:uiPriority w:val="34"/>
    <w:qFormat/>
    <w:rsid w:val="00F1344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13444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2356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6A0"/>
  </w:style>
  <w:style w:type="paragraph" w:styleId="Footer">
    <w:name w:val="footer"/>
    <w:basedOn w:val="Normal"/>
    <w:link w:val="FooterChar"/>
    <w:uiPriority w:val="99"/>
    <w:unhideWhenUsed/>
    <w:rsid w:val="002356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6A0"/>
  </w:style>
  <w:style w:type="paragraph" w:styleId="TOCHeading">
    <w:name w:val="TOC Heading"/>
    <w:basedOn w:val="Heading1"/>
    <w:next w:val="Normal"/>
    <w:uiPriority w:val="39"/>
    <w:unhideWhenUsed/>
    <w:qFormat/>
    <w:rsid w:val="004C00A6"/>
    <w:pPr>
      <w:outlineLvl w:val="9"/>
    </w:pPr>
    <w:rPr>
      <w:b w:val="0"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4C00A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C00A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C00A6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F55B26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AB3CBC"/>
    <w:pPr>
      <w:spacing w:after="0" w:line="240" w:lineRule="auto"/>
    </w:pPr>
    <w:rPr>
      <w:rFonts w:ascii="Tahoma" w:eastAsia="Tahoma" w:hAnsi="Tahoma" w:cs="Tahoma"/>
      <w:b/>
      <w:sz w:val="48"/>
      <w:szCs w:val="48"/>
      <w:lang w:val="en-AU"/>
    </w:rPr>
  </w:style>
  <w:style w:type="character" w:customStyle="1" w:styleId="TitleChar">
    <w:name w:val="Title Char"/>
    <w:basedOn w:val="DefaultParagraphFont"/>
    <w:link w:val="Title"/>
    <w:uiPriority w:val="10"/>
    <w:rsid w:val="00AB3CBC"/>
    <w:rPr>
      <w:rFonts w:ascii="Tahoma" w:eastAsia="Tahoma" w:hAnsi="Tahoma" w:cs="Tahoma"/>
      <w:b/>
      <w:sz w:val="48"/>
      <w:szCs w:val="48"/>
      <w:lang w:val="en-AU"/>
    </w:rPr>
  </w:style>
  <w:style w:type="table" w:styleId="GridTable1Light-Accent5">
    <w:name w:val="Grid Table 1 Light Accent 5"/>
    <w:basedOn w:val="TableNormal"/>
    <w:uiPriority w:val="46"/>
    <w:rsid w:val="00224045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7Colorful-Accent4">
    <w:name w:val="Grid Table 7 Colorful Accent 4"/>
    <w:basedOn w:val="TableNormal"/>
    <w:uiPriority w:val="52"/>
    <w:rsid w:val="00224045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4-Accent3">
    <w:name w:val="Grid Table 4 Accent 3"/>
    <w:basedOn w:val="TableNormal"/>
    <w:uiPriority w:val="49"/>
    <w:rsid w:val="00224045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1">
    <w:name w:val="Grid Table 4 Accent 1"/>
    <w:basedOn w:val="TableNormal"/>
    <w:uiPriority w:val="49"/>
    <w:rsid w:val="00224045"/>
    <w:pPr>
      <w:spacing w:after="0" w:line="240" w:lineRule="auto"/>
      <w:jc w:val="center"/>
    </w:pPr>
    <w:tblPr>
      <w:tblStyleRowBandSize w:val="1"/>
      <w:tblStyleColBandSize w:val="1"/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Revision">
    <w:name w:val="Revision"/>
    <w:hidden/>
    <w:uiPriority w:val="99"/>
    <w:semiHidden/>
    <w:rsid w:val="0064126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412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4126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4126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12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126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9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2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734679-ABA3-44E7-A097-5AC11CAE8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39</Pages>
  <Words>6164</Words>
  <Characters>35138</Characters>
  <Application>Microsoft Office Word</Application>
  <DocSecurity>0</DocSecurity>
  <Lines>292</Lines>
  <Paragraphs>82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Erik Stockglausner</cp:lastModifiedBy>
  <cp:revision>2</cp:revision>
  <dcterms:created xsi:type="dcterms:W3CDTF">2025-11-14T16:07:00Z</dcterms:created>
  <dcterms:modified xsi:type="dcterms:W3CDTF">2025-11-14T16:07:00Z</dcterms:modified>
</cp:coreProperties>
</file>